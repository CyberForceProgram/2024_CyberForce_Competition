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19817"/>
        <w:docPartObj>
          <w:docPartGallery w:val="Cover Pages"/>
          <w:docPartUnique/>
        </w:docPartObj>
      </w:sdtPr>
      <w:sdtEndPr>
        <w:rPr>
          <w:rStyle w:val="None"/>
          <w:caps/>
        </w:rPr>
      </w:sdtEndPr>
      <w:sdtContent>
        <w:p w14:paraId="44435417" w14:textId="5E44461C" w:rsidR="002D5791" w:rsidRDefault="002D5791">
          <w:r>
            <w:rPr>
              <w:noProof/>
            </w:rPr>
            <mc:AlternateContent>
              <mc:Choice Requires="wpg">
                <w:drawing>
                  <wp:anchor distT="0" distB="0" distL="114300" distR="114300" simplePos="0" relativeHeight="251658241" behindDoc="0" locked="0" layoutInCell="1" allowOverlap="1" wp14:anchorId="564E12A5" wp14:editId="5E229795">
                    <wp:simplePos x="0" y="0"/>
                    <wp:positionH relativeFrom="page">
                      <wp:posOffset>4648200</wp:posOffset>
                    </wp:positionH>
                    <wp:positionV relativeFrom="page">
                      <wp:posOffset>0</wp:posOffset>
                    </wp:positionV>
                    <wp:extent cx="3096473" cy="10058400"/>
                    <wp:effectExtent l="0" t="0" r="27940" b="19050"/>
                    <wp:wrapNone/>
                    <wp:docPr id="453" name="Group 453"/>
                    <wp:cNvGraphicFramePr/>
                    <a:graphic xmlns:a="http://schemas.openxmlformats.org/drawingml/2006/main">
                      <a:graphicData uri="http://schemas.microsoft.com/office/word/2010/wordprocessingGroup">
                        <wpg:wgp>
                          <wpg:cNvGrpSpPr/>
                          <wpg:grpSpPr>
                            <a:xfrm>
                              <a:off x="0" y="0"/>
                              <a:ext cx="3096473" cy="10058400"/>
                              <a:chOff x="0" y="0"/>
                              <a:chExt cx="3096473" cy="10058400"/>
                            </a:xfrm>
                            <a:solidFill>
                              <a:srgbClr val="9D7E27"/>
                            </a:solidFill>
                          </wpg:grpSpPr>
                          <wps:wsp>
                            <wps:cNvPr id="459" name="Rectangle 459" descr="Light vertical"/>
                            <wps:cNvSpPr>
                              <a:spLocks noChangeArrowheads="1"/>
                            </wps:cNvSpPr>
                            <wps:spPr bwMode="auto">
                              <a:xfrm>
                                <a:off x="0" y="0"/>
                                <a:ext cx="138545" cy="10058400"/>
                              </a:xfrm>
                              <a:prstGeom prst="rect">
                                <a:avLst/>
                              </a:prstGeom>
                              <a:grp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73" y="0"/>
                                <a:ext cx="2971800" cy="10039350"/>
                              </a:xfrm>
                              <a:prstGeom prst="rect">
                                <a:avLst/>
                              </a:prstGeom>
                              <a:solidFill>
                                <a:srgbClr val="9D7E27"/>
                              </a:solidFill>
                              <a:ln w="9525">
                                <a:solidFill>
                                  <a:srgbClr val="9D7E27"/>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56390" y="4851779"/>
                                <a:ext cx="3032787" cy="2415795"/>
                              </a:xfrm>
                              <a:prstGeom prst="rect">
                                <a:avLst/>
                              </a:prstGeom>
                              <a:grpFill/>
                              <a:ln w="12700">
                                <a:solidFill>
                                  <a:srgbClr val="9D7E27"/>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04981510" w14:textId="51643414" w:rsidR="006C2F04" w:rsidRDefault="006C2F04" w:rsidP="009D5193">
                                      <w:pPr>
                                        <w:pStyle w:val="NoSpacing"/>
                                        <w:jc w:val="right"/>
                                        <w:rPr>
                                          <w:color w:val="FFFFFF" w:themeColor="background1"/>
                                          <w:sz w:val="96"/>
                                          <w:szCs w:val="96"/>
                                        </w:rPr>
                                      </w:pPr>
                                      <w:r>
                                        <w:rPr>
                                          <w:color w:val="FFFFFF" w:themeColor="background1"/>
                                          <w:sz w:val="96"/>
                                          <w:szCs w:val="96"/>
                                        </w:rPr>
                                        <w:t>202</w:t>
                                      </w:r>
                                      <w:r w:rsidR="00AB2DFB">
                                        <w:rPr>
                                          <w:color w:val="FFFFFF" w:themeColor="background1"/>
                                          <w:sz w:val="96"/>
                                          <w:szCs w:val="96"/>
                                        </w:rPr>
                                        <w:t>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2877" y="7234796"/>
                                <a:ext cx="3083198" cy="2345863"/>
                              </a:xfrm>
                              <a:prstGeom prst="rect">
                                <a:avLst/>
                              </a:prstGeom>
                              <a:grpFill/>
                              <a:ln w="12700">
                                <a:solidFill>
                                  <a:srgbClr val="9D7E27"/>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9B20827" w14:textId="445B6CE5" w:rsidR="006C2F04" w:rsidRDefault="006C2F04">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564E12A5" id="Group 453" o:spid="_x0000_s1026" style="position:absolute;margin-left:366pt;margin-top:0;width:243.8pt;height:11in;z-index:251658241;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" filled="f" strokecolor="white" strokeweight="1pt">
                      <v:shadow color="#d8d8d8" offset="3pt,3pt"/>
                    </v:rect>
                    <v:rect id="Rectangle 460" o:spid="_x0000_s1028" style="position:absolute;left:1246;width:29718;height:100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" fillcolor="#9d7e27" strokecolor="#9d7e27"/>
                    <v:rect id="Rectangle 461" o:spid="_x0000_s1029" style="position:absolute;left:563;top:48517;width:30328;height:241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" filled="f" strokecolor="#9d7e27" strokeweight="1pt">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Content>
                              <w:p w14:paraId="04981510" w14:textId="51643414" w:rsidR="006C2F04" w:rsidRDefault="006C2F04" w:rsidP="009D5193">
                                <w:pPr>
                                  <w:pStyle w:val="NoSpacing"/>
                                  <w:jc w:val="right"/>
                                  <w:rPr>
                                    <w:color w:val="FFFFFF" w:themeColor="background1"/>
                                    <w:sz w:val="96"/>
                                    <w:szCs w:val="96"/>
                                  </w:rPr>
                                </w:pPr>
                                <w:r>
                                  <w:rPr>
                                    <w:color w:val="FFFFFF" w:themeColor="background1"/>
                                    <w:sz w:val="96"/>
                                    <w:szCs w:val="96"/>
                                  </w:rPr>
                                  <w:t>202</w:t>
                                </w:r>
                                <w:r w:rsidR="00AB2DFB">
                                  <w:rPr>
                                    <w:color w:val="FFFFFF" w:themeColor="background1"/>
                                    <w:sz w:val="96"/>
                                    <w:szCs w:val="96"/>
                                  </w:rPr>
                                  <w:t>4</w:t>
                                </w:r>
                              </w:p>
                            </w:sdtContent>
                          </w:sdt>
                        </w:txbxContent>
                      </v:textbox>
                    </v:rect>
                    <v:rect id="Rectangle 9" o:spid="_x0000_s1030" style="position:absolute;left:128;top:72347;width:30832;height:23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" filled="f" strokecolor="#9d7e27" strokeweight="1pt">
                      <v:shadow color="#d8d8d8" offset="3pt,3pt"/>
                      <v:textbox inset="28.8pt,14.4pt,14.4pt,14.4pt">
                        <w:txbxContent>
                          <w:p w14:paraId="19B20827" w14:textId="445B6CE5" w:rsidR="006C2F04" w:rsidRDefault="006C2F04">
                            <w:pPr>
                              <w:pStyle w:val="NoSpacing"/>
                              <w:spacing w:line="360" w:lineRule="auto"/>
                              <w:rPr>
                                <w:color w:val="FFFFFF" w:themeColor="background1"/>
                              </w:rPr>
                            </w:pPr>
                          </w:p>
                        </w:txbxContent>
                      </v:textbox>
                    </v:rect>
                    <w10:wrap anchorx="page" anchory="page"/>
                  </v:group>
                </w:pict>
              </mc:Fallback>
            </mc:AlternateContent>
          </w:r>
        </w:p>
        <w:p w14:paraId="519C8E0E" w14:textId="6CAB3F11" w:rsidR="002D5791" w:rsidRDefault="00F639BA">
          <w:pPr>
            <w:rPr>
              <w:rStyle w:val="None"/>
            </w:rPr>
          </w:pPr>
          <w:r>
            <w:rPr>
              <w:noProof/>
            </w:rPr>
            <w:drawing>
              <wp:anchor distT="0" distB="0" distL="114300" distR="114300" simplePos="0" relativeHeight="251658242" behindDoc="0" locked="0" layoutInCell="0" allowOverlap="1" wp14:anchorId="3AF513C0" wp14:editId="347CC8A6">
                <wp:simplePos x="0" y="0"/>
                <wp:positionH relativeFrom="margin">
                  <wp:posOffset>342900</wp:posOffset>
                </wp:positionH>
                <wp:positionV relativeFrom="page">
                  <wp:posOffset>1638300</wp:posOffset>
                </wp:positionV>
                <wp:extent cx="5577840" cy="2365989"/>
                <wp:effectExtent l="19050" t="0" r="22860" b="68262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77840" cy="2365989"/>
                        </a:xfrm>
                        <a:prstGeom prst="roundRect">
                          <a:avLst>
                            <a:gd name="adj" fmla="val 8594"/>
                          </a:avLst>
                        </a:prstGeom>
                        <a:solidFill>
                          <a:schemeClr val="accent6"/>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D5193">
            <w:rPr>
              <w:noProof/>
            </w:rPr>
            <mc:AlternateContent>
              <mc:Choice Requires="wps">
                <w:drawing>
                  <wp:anchor distT="0" distB="0" distL="114300" distR="114300" simplePos="0" relativeHeight="251658243" behindDoc="0" locked="0" layoutInCell="0" allowOverlap="1" wp14:anchorId="60675142" wp14:editId="6E2ACB99">
                    <wp:simplePos x="0" y="0"/>
                    <wp:positionH relativeFrom="page">
                      <wp:align>left</wp:align>
                    </wp:positionH>
                    <wp:positionV relativeFrom="page">
                      <wp:posOffset>5592114</wp:posOffset>
                    </wp:positionV>
                    <wp:extent cx="6970395" cy="640080"/>
                    <wp:effectExtent l="0" t="0" r="15240" b="1270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BF9B30"/>
                            </a:solidFill>
                            <a:ln w="19050">
                              <a:solidFill>
                                <a:srgbClr val="BF9B30"/>
                              </a:solidFill>
                              <a:miter lim="800000"/>
                              <a:headEnd/>
                              <a:tailEnd/>
                            </a:ln>
                          </wps:spPr>
                          <wps:txbx>
                            <w:txbxContent>
                              <w:sdt>
                                <w:sdtPr>
                                  <w:rPr>
                                    <w:caps/>
                                    <w:sz w:val="72"/>
                                    <w:szCs w:val="72"/>
                                  </w:rPr>
                                  <w:alias w:val="Title"/>
                                  <w:id w:val="254399082"/>
                                  <w:dataBinding w:prefixMappings="xmlns:ns0='http://schemas.openxmlformats.org/package/2006/metadata/core-properties' xmlns:ns1='http://purl.org/dc/elements/1.1/'" w:xpath="/ns0:coreProperties[1]/ns1:title[1]" w:storeItemID="{6C3C8BC8-F283-45AE-878A-BAB7291924A1}"/>
                                  <w:text/>
                                </w:sdtPr>
                                <w:sdtContent>
                                  <w:p w14:paraId="4A89E0B1" w14:textId="4BCB2AF4" w:rsidR="006C2F04" w:rsidRPr="00306477" w:rsidRDefault="00F07A61" w:rsidP="006F16C5">
                                    <w:pPr>
                                      <w:pStyle w:val="NoSpacing"/>
                                      <w:spacing w:before="0"/>
                                      <w:jc w:val="right"/>
                                      <w:rPr>
                                        <w:caps/>
                                        <w:sz w:val="72"/>
                                        <w:szCs w:val="72"/>
                                      </w:rPr>
                                    </w:pPr>
                                    <w:r w:rsidRPr="00306477">
                                      <w:rPr>
                                        <w:caps/>
                                        <w:sz w:val="72"/>
                                        <w:szCs w:val="72"/>
                                      </w:rPr>
                                      <w:t>Overview, Rules, &amp; Scoring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675142" id="Rectangle 16" o:spid="_x0000_s1031" style="position:absolute;margin-left:0;margin-top:440.3pt;width:548.85pt;height:50.4pt;z-index:251658243;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" o:allowincell="f" fillcolor="#bf9b30" strokecolor="#bf9b30" strokeweight="1.5pt">
                    <v:textbox style="mso-fit-shape-to-text:t" inset="14.4pt,,14.4pt">
                      <w:txbxContent>
                        <w:sdt>
                          <w:sdtPr>
                            <w:rPr>
                              <w:caps/>
                              <w:sz w:val="72"/>
                              <w:szCs w:val="72"/>
                            </w:rPr>
                            <w:alias w:val="Title"/>
                            <w:id w:val="254399082"/>
                            <w:dataBinding w:prefixMappings="xmlns:ns0='http://schemas.openxmlformats.org/package/2006/metadata/core-properties' xmlns:ns1='http://purl.org/dc/elements/1.1/'" w:xpath="/ns0:coreProperties[1]/ns1:title[1]" w:storeItemID="{6C3C8BC8-F283-45AE-878A-BAB7291924A1}"/>
                            <w:text/>
                          </w:sdtPr>
                          <w:sdtContent>
                            <w:p w14:paraId="4A89E0B1" w14:textId="4BCB2AF4" w:rsidR="006C2F04" w:rsidRPr="00306477" w:rsidRDefault="00F07A61" w:rsidP="006F16C5">
                              <w:pPr>
                                <w:pStyle w:val="NoSpacing"/>
                                <w:spacing w:before="0"/>
                                <w:jc w:val="right"/>
                                <w:rPr>
                                  <w:caps/>
                                  <w:sz w:val="72"/>
                                  <w:szCs w:val="72"/>
                                </w:rPr>
                              </w:pPr>
                              <w:r w:rsidRPr="00306477">
                                <w:rPr>
                                  <w:caps/>
                                  <w:sz w:val="72"/>
                                  <w:szCs w:val="72"/>
                                </w:rPr>
                                <w:t>Overview, Rules, &amp; Scoring</w:t>
                              </w:r>
                            </w:p>
                          </w:sdtContent>
                        </w:sdt>
                      </w:txbxContent>
                    </v:textbox>
                    <w10:wrap anchorx="page" anchory="page"/>
                  </v:rect>
                </w:pict>
              </mc:Fallback>
            </mc:AlternateContent>
          </w:r>
          <w:r w:rsidR="002D5791">
            <w:rPr>
              <w:rStyle w:val="None"/>
              <w:caps/>
            </w:rPr>
            <w:br w:type="page"/>
          </w:r>
        </w:p>
      </w:sdtContent>
    </w:sdt>
    <w:p w14:paraId="3A5D0921" w14:textId="441AB061" w:rsidR="00AE7899" w:rsidRPr="00E83440" w:rsidRDefault="00B66940" w:rsidP="004A6E32">
      <w:pPr>
        <w:pStyle w:val="Title"/>
        <w:jc w:val="center"/>
      </w:pPr>
      <w:r w:rsidRPr="00E83440">
        <w:lastRenderedPageBreak/>
        <w:t>CyberForce Competition</w:t>
      </w:r>
      <w:r w:rsidR="00F639BA" w:rsidRPr="006F16C5">
        <w:rPr>
          <w:vertAlign w:val="superscript"/>
        </w:rPr>
        <w:t>®</w:t>
      </w:r>
    </w:p>
    <w:sdt>
      <w:sdtPr>
        <w:rPr>
          <w:b w:val="0"/>
          <w:caps w:val="0"/>
          <w:spacing w:val="0"/>
          <w:sz w:val="20"/>
          <w:szCs w:val="20"/>
        </w:rPr>
        <w:id w:val="-466346884"/>
        <w:docPartObj>
          <w:docPartGallery w:val="Table of Contents"/>
          <w:docPartUnique/>
        </w:docPartObj>
      </w:sdtPr>
      <w:sdtEndPr>
        <w:rPr>
          <w:noProof/>
        </w:rPr>
      </w:sdtEndPr>
      <w:sdtContent>
        <w:p w14:paraId="2A3E652C" w14:textId="0116113A" w:rsidR="004A6E32" w:rsidRDefault="004A6E32">
          <w:pPr>
            <w:pStyle w:val="TOCHeading"/>
          </w:pPr>
          <w:r>
            <w:t>Contents</w:t>
          </w:r>
        </w:p>
        <w:p w14:paraId="00570C59" w14:textId="5ED62FD0" w:rsidR="007F1D8C" w:rsidRDefault="004A6E32" w:rsidP="007F1D8C">
          <w:pPr>
            <w:pStyle w:val="TOC1"/>
            <w:spacing w:line="276" w:lineRule="auto"/>
            <w:rPr>
              <w:rFonts w:cstheme="minorBidi"/>
              <w:b w:val="0"/>
              <w:bCs w:val="0"/>
              <w:caps w:val="0"/>
              <w:noProof/>
              <w:kern w:val="2"/>
              <w:sz w:val="22"/>
              <w:szCs w:val="22"/>
              <w:u w:val="none"/>
              <w14:ligatures w14:val="standardContextual"/>
            </w:rPr>
          </w:pPr>
          <w:r>
            <w:fldChar w:fldCharType="begin"/>
          </w:r>
          <w:r>
            <w:instrText xml:space="preserve"> TOC \o "1-3" \h \z \u </w:instrText>
          </w:r>
          <w:r>
            <w:fldChar w:fldCharType="separate"/>
          </w:r>
          <w:hyperlink w:anchor="_Toc148092068" w:history="1">
            <w:r w:rsidR="007F1D8C" w:rsidRPr="007223FF">
              <w:rPr>
                <w:rStyle w:val="Hyperlink"/>
                <w:noProof/>
              </w:rPr>
              <w:t>Competition Overview</w:t>
            </w:r>
            <w:r w:rsidR="007F1D8C">
              <w:rPr>
                <w:noProof/>
                <w:webHidden/>
              </w:rPr>
              <w:tab/>
            </w:r>
            <w:r w:rsidR="007F1D8C">
              <w:rPr>
                <w:noProof/>
                <w:webHidden/>
              </w:rPr>
              <w:fldChar w:fldCharType="begin"/>
            </w:r>
            <w:r w:rsidR="007F1D8C">
              <w:rPr>
                <w:noProof/>
                <w:webHidden/>
              </w:rPr>
              <w:instrText xml:space="preserve"> PAGEREF _Toc148092068 \h </w:instrText>
            </w:r>
            <w:r w:rsidR="007F1D8C">
              <w:rPr>
                <w:noProof/>
                <w:webHidden/>
              </w:rPr>
            </w:r>
            <w:r w:rsidR="007F1D8C">
              <w:rPr>
                <w:noProof/>
                <w:webHidden/>
              </w:rPr>
              <w:fldChar w:fldCharType="separate"/>
            </w:r>
            <w:r w:rsidR="00875B4B">
              <w:rPr>
                <w:noProof/>
                <w:webHidden/>
              </w:rPr>
              <w:t>2</w:t>
            </w:r>
            <w:r w:rsidR="007F1D8C">
              <w:rPr>
                <w:noProof/>
                <w:webHidden/>
              </w:rPr>
              <w:fldChar w:fldCharType="end"/>
            </w:r>
          </w:hyperlink>
        </w:p>
        <w:p w14:paraId="26815061" w14:textId="34C4A8BF"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69" w:history="1">
            <w:r w:rsidRPr="007223FF">
              <w:rPr>
                <w:rStyle w:val="Hyperlink"/>
                <w:noProof/>
              </w:rPr>
              <w:t>Overview</w:t>
            </w:r>
            <w:r>
              <w:rPr>
                <w:noProof/>
                <w:webHidden/>
              </w:rPr>
              <w:tab/>
            </w:r>
            <w:r>
              <w:rPr>
                <w:noProof/>
                <w:webHidden/>
              </w:rPr>
              <w:fldChar w:fldCharType="begin"/>
            </w:r>
            <w:r>
              <w:rPr>
                <w:noProof/>
                <w:webHidden/>
              </w:rPr>
              <w:instrText xml:space="preserve"> PAGEREF _Toc148092069 \h </w:instrText>
            </w:r>
            <w:r>
              <w:rPr>
                <w:noProof/>
                <w:webHidden/>
              </w:rPr>
            </w:r>
            <w:r>
              <w:rPr>
                <w:noProof/>
                <w:webHidden/>
              </w:rPr>
              <w:fldChar w:fldCharType="separate"/>
            </w:r>
            <w:r w:rsidR="00875B4B">
              <w:rPr>
                <w:noProof/>
                <w:webHidden/>
              </w:rPr>
              <w:t>2</w:t>
            </w:r>
            <w:r>
              <w:rPr>
                <w:noProof/>
                <w:webHidden/>
              </w:rPr>
              <w:fldChar w:fldCharType="end"/>
            </w:r>
          </w:hyperlink>
        </w:p>
        <w:p w14:paraId="49F56CDC" w14:textId="169AEA9C"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70" w:history="1">
            <w:r w:rsidRPr="007223FF">
              <w:rPr>
                <w:rStyle w:val="Hyperlink"/>
                <w:noProof/>
              </w:rPr>
              <w:t>Note to Participants</w:t>
            </w:r>
            <w:r>
              <w:rPr>
                <w:noProof/>
                <w:webHidden/>
              </w:rPr>
              <w:tab/>
            </w:r>
            <w:r>
              <w:rPr>
                <w:noProof/>
                <w:webHidden/>
              </w:rPr>
              <w:fldChar w:fldCharType="begin"/>
            </w:r>
            <w:r>
              <w:rPr>
                <w:noProof/>
                <w:webHidden/>
              </w:rPr>
              <w:instrText xml:space="preserve"> PAGEREF _Toc148092070 \h </w:instrText>
            </w:r>
            <w:r>
              <w:rPr>
                <w:noProof/>
                <w:webHidden/>
              </w:rPr>
            </w:r>
            <w:r>
              <w:rPr>
                <w:noProof/>
                <w:webHidden/>
              </w:rPr>
              <w:fldChar w:fldCharType="separate"/>
            </w:r>
            <w:r w:rsidR="00875B4B">
              <w:rPr>
                <w:noProof/>
                <w:webHidden/>
              </w:rPr>
              <w:t>2</w:t>
            </w:r>
            <w:r>
              <w:rPr>
                <w:noProof/>
                <w:webHidden/>
              </w:rPr>
              <w:fldChar w:fldCharType="end"/>
            </w:r>
          </w:hyperlink>
        </w:p>
        <w:p w14:paraId="675E110E" w14:textId="06A08072"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71" w:history="1">
            <w:r w:rsidRPr="007223FF">
              <w:rPr>
                <w:rStyle w:val="Hyperlink"/>
                <w:noProof/>
              </w:rPr>
              <w:t>Key Dates</w:t>
            </w:r>
            <w:r>
              <w:rPr>
                <w:noProof/>
                <w:webHidden/>
              </w:rPr>
              <w:tab/>
            </w:r>
            <w:r>
              <w:rPr>
                <w:noProof/>
                <w:webHidden/>
              </w:rPr>
              <w:fldChar w:fldCharType="begin"/>
            </w:r>
            <w:r>
              <w:rPr>
                <w:noProof/>
                <w:webHidden/>
              </w:rPr>
              <w:instrText xml:space="preserve"> PAGEREF _Toc148092071 \h </w:instrText>
            </w:r>
            <w:r>
              <w:rPr>
                <w:noProof/>
                <w:webHidden/>
              </w:rPr>
            </w:r>
            <w:r>
              <w:rPr>
                <w:noProof/>
                <w:webHidden/>
              </w:rPr>
              <w:fldChar w:fldCharType="separate"/>
            </w:r>
            <w:r w:rsidR="00875B4B">
              <w:rPr>
                <w:noProof/>
                <w:webHidden/>
              </w:rPr>
              <w:t>2</w:t>
            </w:r>
            <w:r>
              <w:rPr>
                <w:noProof/>
                <w:webHidden/>
              </w:rPr>
              <w:fldChar w:fldCharType="end"/>
            </w:r>
          </w:hyperlink>
        </w:p>
        <w:p w14:paraId="1EC13DD3" w14:textId="13F2DBF8"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72" w:history="1">
            <w:r w:rsidRPr="007223FF">
              <w:rPr>
                <w:rStyle w:val="Hyperlink"/>
                <w:noProof/>
              </w:rPr>
              <w:t>Scenario</w:t>
            </w:r>
            <w:r>
              <w:rPr>
                <w:noProof/>
                <w:webHidden/>
              </w:rPr>
              <w:tab/>
            </w:r>
            <w:r>
              <w:rPr>
                <w:noProof/>
                <w:webHidden/>
              </w:rPr>
              <w:fldChar w:fldCharType="begin"/>
            </w:r>
            <w:r>
              <w:rPr>
                <w:noProof/>
                <w:webHidden/>
              </w:rPr>
              <w:instrText xml:space="preserve"> PAGEREF _Toc148092072 \h </w:instrText>
            </w:r>
            <w:r>
              <w:rPr>
                <w:noProof/>
                <w:webHidden/>
              </w:rPr>
            </w:r>
            <w:r>
              <w:rPr>
                <w:noProof/>
                <w:webHidden/>
              </w:rPr>
              <w:fldChar w:fldCharType="separate"/>
            </w:r>
            <w:r w:rsidR="00875B4B">
              <w:rPr>
                <w:noProof/>
                <w:webHidden/>
              </w:rPr>
              <w:t>3</w:t>
            </w:r>
            <w:r>
              <w:rPr>
                <w:noProof/>
                <w:webHidden/>
              </w:rPr>
              <w:fldChar w:fldCharType="end"/>
            </w:r>
          </w:hyperlink>
        </w:p>
        <w:p w14:paraId="766D852A" w14:textId="3CD57570"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73" w:history="1">
            <w:r w:rsidRPr="007223FF">
              <w:rPr>
                <w:rStyle w:val="Hyperlink"/>
                <w:noProof/>
              </w:rPr>
              <w:t>Competition Structure</w:t>
            </w:r>
            <w:r>
              <w:rPr>
                <w:noProof/>
                <w:webHidden/>
              </w:rPr>
              <w:tab/>
            </w:r>
            <w:r>
              <w:rPr>
                <w:noProof/>
                <w:webHidden/>
              </w:rPr>
              <w:fldChar w:fldCharType="begin"/>
            </w:r>
            <w:r>
              <w:rPr>
                <w:noProof/>
                <w:webHidden/>
              </w:rPr>
              <w:instrText xml:space="preserve"> PAGEREF _Toc148092073 \h </w:instrText>
            </w:r>
            <w:r>
              <w:rPr>
                <w:noProof/>
                <w:webHidden/>
              </w:rPr>
            </w:r>
            <w:r>
              <w:rPr>
                <w:noProof/>
                <w:webHidden/>
              </w:rPr>
              <w:fldChar w:fldCharType="separate"/>
            </w:r>
            <w:r w:rsidR="00875B4B">
              <w:rPr>
                <w:noProof/>
                <w:webHidden/>
              </w:rPr>
              <w:t>4</w:t>
            </w:r>
            <w:r>
              <w:rPr>
                <w:noProof/>
                <w:webHidden/>
              </w:rPr>
              <w:fldChar w:fldCharType="end"/>
            </w:r>
          </w:hyperlink>
        </w:p>
        <w:p w14:paraId="629AA154" w14:textId="7E781FE8"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74" w:history="1">
            <w:r w:rsidRPr="007223FF">
              <w:rPr>
                <w:rStyle w:val="Hyperlink"/>
                <w:noProof/>
              </w:rPr>
              <w:t>Communication Flow</w:t>
            </w:r>
            <w:r>
              <w:rPr>
                <w:noProof/>
                <w:webHidden/>
              </w:rPr>
              <w:tab/>
            </w:r>
            <w:r>
              <w:rPr>
                <w:noProof/>
                <w:webHidden/>
              </w:rPr>
              <w:fldChar w:fldCharType="begin"/>
            </w:r>
            <w:r>
              <w:rPr>
                <w:noProof/>
                <w:webHidden/>
              </w:rPr>
              <w:instrText xml:space="preserve"> PAGEREF _Toc148092074 \h </w:instrText>
            </w:r>
            <w:r>
              <w:rPr>
                <w:noProof/>
                <w:webHidden/>
              </w:rPr>
            </w:r>
            <w:r>
              <w:rPr>
                <w:noProof/>
                <w:webHidden/>
              </w:rPr>
              <w:fldChar w:fldCharType="separate"/>
            </w:r>
            <w:r w:rsidR="00875B4B">
              <w:rPr>
                <w:noProof/>
                <w:webHidden/>
              </w:rPr>
              <w:t>4</w:t>
            </w:r>
            <w:r>
              <w:rPr>
                <w:noProof/>
                <w:webHidden/>
              </w:rPr>
              <w:fldChar w:fldCharType="end"/>
            </w:r>
          </w:hyperlink>
        </w:p>
        <w:p w14:paraId="612C0422" w14:textId="2B5B191C"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75" w:history="1">
            <w:r w:rsidRPr="007223FF">
              <w:rPr>
                <w:rStyle w:val="Hyperlink"/>
                <w:noProof/>
              </w:rPr>
              <w:t>Setup Phase</w:t>
            </w:r>
            <w:r>
              <w:rPr>
                <w:noProof/>
                <w:webHidden/>
              </w:rPr>
              <w:tab/>
            </w:r>
            <w:r>
              <w:rPr>
                <w:noProof/>
                <w:webHidden/>
              </w:rPr>
              <w:fldChar w:fldCharType="begin"/>
            </w:r>
            <w:r>
              <w:rPr>
                <w:noProof/>
                <w:webHidden/>
              </w:rPr>
              <w:instrText xml:space="preserve"> PAGEREF _Toc148092075 \h </w:instrText>
            </w:r>
            <w:r>
              <w:rPr>
                <w:noProof/>
                <w:webHidden/>
              </w:rPr>
            </w:r>
            <w:r>
              <w:rPr>
                <w:noProof/>
                <w:webHidden/>
              </w:rPr>
              <w:fldChar w:fldCharType="separate"/>
            </w:r>
            <w:r w:rsidR="00875B4B">
              <w:rPr>
                <w:noProof/>
                <w:webHidden/>
              </w:rPr>
              <w:t>4</w:t>
            </w:r>
            <w:r>
              <w:rPr>
                <w:noProof/>
                <w:webHidden/>
              </w:rPr>
              <w:fldChar w:fldCharType="end"/>
            </w:r>
          </w:hyperlink>
        </w:p>
        <w:p w14:paraId="70A7666A" w14:textId="6A026D45"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76" w:history="1">
            <w:r w:rsidRPr="007223FF">
              <w:rPr>
                <w:rStyle w:val="Hyperlink"/>
                <w:noProof/>
              </w:rPr>
              <w:t>Attack Phase</w:t>
            </w:r>
            <w:r>
              <w:rPr>
                <w:noProof/>
                <w:webHidden/>
              </w:rPr>
              <w:tab/>
            </w:r>
            <w:r>
              <w:rPr>
                <w:noProof/>
                <w:webHidden/>
              </w:rPr>
              <w:fldChar w:fldCharType="begin"/>
            </w:r>
            <w:r>
              <w:rPr>
                <w:noProof/>
                <w:webHidden/>
              </w:rPr>
              <w:instrText xml:space="preserve"> PAGEREF _Toc148092076 \h </w:instrText>
            </w:r>
            <w:r>
              <w:rPr>
                <w:noProof/>
                <w:webHidden/>
              </w:rPr>
            </w:r>
            <w:r>
              <w:rPr>
                <w:noProof/>
                <w:webHidden/>
              </w:rPr>
              <w:fldChar w:fldCharType="separate"/>
            </w:r>
            <w:r w:rsidR="00875B4B">
              <w:rPr>
                <w:noProof/>
                <w:webHidden/>
              </w:rPr>
              <w:t>5</w:t>
            </w:r>
            <w:r>
              <w:rPr>
                <w:noProof/>
                <w:webHidden/>
              </w:rPr>
              <w:fldChar w:fldCharType="end"/>
            </w:r>
          </w:hyperlink>
        </w:p>
        <w:p w14:paraId="6110D715" w14:textId="4044569D"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77" w:history="1">
            <w:r w:rsidRPr="007223FF">
              <w:rPr>
                <w:rStyle w:val="Hyperlink"/>
                <w:noProof/>
              </w:rPr>
              <w:t>Getting Started: Pre-Competition</w:t>
            </w:r>
            <w:r>
              <w:rPr>
                <w:noProof/>
                <w:webHidden/>
              </w:rPr>
              <w:tab/>
            </w:r>
            <w:r>
              <w:rPr>
                <w:noProof/>
                <w:webHidden/>
              </w:rPr>
              <w:fldChar w:fldCharType="begin"/>
            </w:r>
            <w:r>
              <w:rPr>
                <w:noProof/>
                <w:webHidden/>
              </w:rPr>
              <w:instrText xml:space="preserve"> PAGEREF _Toc148092077 \h </w:instrText>
            </w:r>
            <w:r>
              <w:rPr>
                <w:noProof/>
                <w:webHidden/>
              </w:rPr>
            </w:r>
            <w:r>
              <w:rPr>
                <w:noProof/>
                <w:webHidden/>
              </w:rPr>
              <w:fldChar w:fldCharType="separate"/>
            </w:r>
            <w:r w:rsidR="00875B4B">
              <w:rPr>
                <w:noProof/>
                <w:webHidden/>
              </w:rPr>
              <w:t>5</w:t>
            </w:r>
            <w:r>
              <w:rPr>
                <w:noProof/>
                <w:webHidden/>
              </w:rPr>
              <w:fldChar w:fldCharType="end"/>
            </w:r>
          </w:hyperlink>
        </w:p>
        <w:p w14:paraId="5E183418" w14:textId="6FAB55FA"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78" w:history="1">
            <w:r w:rsidRPr="007223FF">
              <w:rPr>
                <w:rStyle w:val="Hyperlink"/>
                <w:noProof/>
              </w:rPr>
              <w:t>Communication Channels</w:t>
            </w:r>
            <w:r>
              <w:rPr>
                <w:noProof/>
                <w:webHidden/>
              </w:rPr>
              <w:tab/>
            </w:r>
            <w:r>
              <w:rPr>
                <w:noProof/>
                <w:webHidden/>
              </w:rPr>
              <w:fldChar w:fldCharType="begin"/>
            </w:r>
            <w:r>
              <w:rPr>
                <w:noProof/>
                <w:webHidden/>
              </w:rPr>
              <w:instrText xml:space="preserve"> PAGEREF _Toc148092078 \h </w:instrText>
            </w:r>
            <w:r>
              <w:rPr>
                <w:noProof/>
                <w:webHidden/>
              </w:rPr>
            </w:r>
            <w:r>
              <w:rPr>
                <w:noProof/>
                <w:webHidden/>
              </w:rPr>
              <w:fldChar w:fldCharType="separate"/>
            </w:r>
            <w:r w:rsidR="00875B4B">
              <w:rPr>
                <w:noProof/>
                <w:webHidden/>
              </w:rPr>
              <w:t>5</w:t>
            </w:r>
            <w:r>
              <w:rPr>
                <w:noProof/>
                <w:webHidden/>
              </w:rPr>
              <w:fldChar w:fldCharType="end"/>
            </w:r>
          </w:hyperlink>
        </w:p>
        <w:p w14:paraId="61935309" w14:textId="0EC701C7"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79" w:history="1">
            <w:r w:rsidRPr="007223FF">
              <w:rPr>
                <w:rStyle w:val="Hyperlink"/>
                <w:b/>
                <w:bCs/>
                <w:noProof/>
              </w:rPr>
              <w:t>Competition Environment</w:t>
            </w:r>
            <w:r>
              <w:rPr>
                <w:noProof/>
                <w:webHidden/>
              </w:rPr>
              <w:tab/>
            </w:r>
            <w:r>
              <w:rPr>
                <w:noProof/>
                <w:webHidden/>
              </w:rPr>
              <w:fldChar w:fldCharType="begin"/>
            </w:r>
            <w:r>
              <w:rPr>
                <w:noProof/>
                <w:webHidden/>
              </w:rPr>
              <w:instrText xml:space="preserve"> PAGEREF _Toc148092079 \h </w:instrText>
            </w:r>
            <w:r>
              <w:rPr>
                <w:noProof/>
                <w:webHidden/>
              </w:rPr>
            </w:r>
            <w:r>
              <w:rPr>
                <w:noProof/>
                <w:webHidden/>
              </w:rPr>
              <w:fldChar w:fldCharType="separate"/>
            </w:r>
            <w:r w:rsidR="00875B4B">
              <w:rPr>
                <w:noProof/>
                <w:webHidden/>
              </w:rPr>
              <w:t>5</w:t>
            </w:r>
            <w:r>
              <w:rPr>
                <w:noProof/>
                <w:webHidden/>
              </w:rPr>
              <w:fldChar w:fldCharType="end"/>
            </w:r>
          </w:hyperlink>
        </w:p>
        <w:p w14:paraId="6BE563B2" w14:textId="0E4ED1A1" w:rsidR="007F1D8C" w:rsidRDefault="007F1D8C" w:rsidP="007F1D8C">
          <w:pPr>
            <w:pStyle w:val="TOC1"/>
            <w:spacing w:line="276" w:lineRule="auto"/>
            <w:rPr>
              <w:rFonts w:cstheme="minorBidi"/>
              <w:b w:val="0"/>
              <w:bCs w:val="0"/>
              <w:caps w:val="0"/>
              <w:noProof/>
              <w:kern w:val="2"/>
              <w:sz w:val="22"/>
              <w:szCs w:val="22"/>
              <w:u w:val="none"/>
              <w14:ligatures w14:val="standardContextual"/>
            </w:rPr>
          </w:pPr>
          <w:hyperlink w:anchor="_Toc148092080" w:history="1">
            <w:r w:rsidRPr="007223FF">
              <w:rPr>
                <w:rStyle w:val="Hyperlink"/>
                <w:noProof/>
              </w:rPr>
              <w:t>Key Rules</w:t>
            </w:r>
            <w:r>
              <w:rPr>
                <w:noProof/>
                <w:webHidden/>
              </w:rPr>
              <w:tab/>
            </w:r>
            <w:r>
              <w:rPr>
                <w:noProof/>
                <w:webHidden/>
              </w:rPr>
              <w:fldChar w:fldCharType="begin"/>
            </w:r>
            <w:r>
              <w:rPr>
                <w:noProof/>
                <w:webHidden/>
              </w:rPr>
              <w:instrText xml:space="preserve"> PAGEREF _Toc148092080 \h </w:instrText>
            </w:r>
            <w:r>
              <w:rPr>
                <w:noProof/>
                <w:webHidden/>
              </w:rPr>
            </w:r>
            <w:r>
              <w:rPr>
                <w:noProof/>
                <w:webHidden/>
              </w:rPr>
              <w:fldChar w:fldCharType="separate"/>
            </w:r>
            <w:r w:rsidR="00875B4B">
              <w:rPr>
                <w:noProof/>
                <w:webHidden/>
              </w:rPr>
              <w:t>7</w:t>
            </w:r>
            <w:r>
              <w:rPr>
                <w:noProof/>
                <w:webHidden/>
              </w:rPr>
              <w:fldChar w:fldCharType="end"/>
            </w:r>
          </w:hyperlink>
        </w:p>
        <w:p w14:paraId="5A2EA54A" w14:textId="4BDCA0D7"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81" w:history="1">
            <w:r w:rsidRPr="007223FF">
              <w:rPr>
                <w:rStyle w:val="Hyperlink"/>
                <w:noProof/>
              </w:rPr>
              <w:t>Updates to Rules</w:t>
            </w:r>
            <w:r>
              <w:rPr>
                <w:noProof/>
                <w:webHidden/>
              </w:rPr>
              <w:tab/>
            </w:r>
            <w:r>
              <w:rPr>
                <w:noProof/>
                <w:webHidden/>
              </w:rPr>
              <w:fldChar w:fldCharType="begin"/>
            </w:r>
            <w:r>
              <w:rPr>
                <w:noProof/>
                <w:webHidden/>
              </w:rPr>
              <w:instrText xml:space="preserve"> PAGEREF _Toc148092081 \h </w:instrText>
            </w:r>
            <w:r>
              <w:rPr>
                <w:noProof/>
                <w:webHidden/>
              </w:rPr>
            </w:r>
            <w:r>
              <w:rPr>
                <w:noProof/>
                <w:webHidden/>
              </w:rPr>
              <w:fldChar w:fldCharType="separate"/>
            </w:r>
            <w:r w:rsidR="00875B4B">
              <w:rPr>
                <w:noProof/>
                <w:webHidden/>
              </w:rPr>
              <w:t>7</w:t>
            </w:r>
            <w:r>
              <w:rPr>
                <w:noProof/>
                <w:webHidden/>
              </w:rPr>
              <w:fldChar w:fldCharType="end"/>
            </w:r>
          </w:hyperlink>
        </w:p>
        <w:p w14:paraId="4A87EB03" w14:textId="7CE8D420"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82" w:history="1">
            <w:r w:rsidRPr="007223FF">
              <w:rPr>
                <w:rStyle w:val="Hyperlink"/>
                <w:noProof/>
              </w:rPr>
              <w:t>The Do</w:t>
            </w:r>
            <w:r w:rsidRPr="007223FF">
              <w:rPr>
                <w:rStyle w:val="Hyperlink"/>
                <w:rFonts w:ascii="Arial Unicode MS" w:hAnsi="Arial Unicode MS"/>
                <w:noProof/>
                <w:rtl/>
                <w:lang w:val="ar-SA"/>
              </w:rPr>
              <w:t>’</w:t>
            </w:r>
            <w:r w:rsidRPr="007223FF">
              <w:rPr>
                <w:rStyle w:val="Hyperlink"/>
                <w:noProof/>
              </w:rPr>
              <w:t>s</w:t>
            </w:r>
            <w:r>
              <w:rPr>
                <w:noProof/>
                <w:webHidden/>
              </w:rPr>
              <w:tab/>
            </w:r>
            <w:r>
              <w:rPr>
                <w:noProof/>
                <w:webHidden/>
              </w:rPr>
              <w:fldChar w:fldCharType="begin"/>
            </w:r>
            <w:r>
              <w:rPr>
                <w:noProof/>
                <w:webHidden/>
              </w:rPr>
              <w:instrText xml:space="preserve"> PAGEREF _Toc148092082 \h </w:instrText>
            </w:r>
            <w:r>
              <w:rPr>
                <w:noProof/>
                <w:webHidden/>
              </w:rPr>
            </w:r>
            <w:r>
              <w:rPr>
                <w:noProof/>
                <w:webHidden/>
              </w:rPr>
              <w:fldChar w:fldCharType="separate"/>
            </w:r>
            <w:r w:rsidR="00875B4B">
              <w:rPr>
                <w:noProof/>
                <w:webHidden/>
              </w:rPr>
              <w:t>8</w:t>
            </w:r>
            <w:r>
              <w:rPr>
                <w:noProof/>
                <w:webHidden/>
              </w:rPr>
              <w:fldChar w:fldCharType="end"/>
            </w:r>
          </w:hyperlink>
        </w:p>
        <w:p w14:paraId="5B4FB7D7" w14:textId="371AD525"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83" w:history="1">
            <w:r w:rsidRPr="007223FF">
              <w:rPr>
                <w:rStyle w:val="Hyperlink"/>
                <w:noProof/>
              </w:rPr>
              <w:t>The Do not</w:t>
            </w:r>
            <w:r w:rsidRPr="007223FF">
              <w:rPr>
                <w:rStyle w:val="Hyperlink"/>
                <w:rFonts w:ascii="Arial Unicode MS" w:hAnsi="Arial Unicode MS"/>
                <w:noProof/>
                <w:rtl/>
                <w:lang w:val="ar-SA"/>
              </w:rPr>
              <w:t>’</w:t>
            </w:r>
            <w:r w:rsidRPr="007223FF">
              <w:rPr>
                <w:rStyle w:val="Hyperlink"/>
                <w:noProof/>
              </w:rPr>
              <w:t>s</w:t>
            </w:r>
            <w:r>
              <w:rPr>
                <w:noProof/>
                <w:webHidden/>
              </w:rPr>
              <w:tab/>
            </w:r>
            <w:r>
              <w:rPr>
                <w:noProof/>
                <w:webHidden/>
              </w:rPr>
              <w:fldChar w:fldCharType="begin"/>
            </w:r>
            <w:r>
              <w:rPr>
                <w:noProof/>
                <w:webHidden/>
              </w:rPr>
              <w:instrText xml:space="preserve"> PAGEREF _Toc148092083 \h </w:instrText>
            </w:r>
            <w:r>
              <w:rPr>
                <w:noProof/>
                <w:webHidden/>
              </w:rPr>
            </w:r>
            <w:r>
              <w:rPr>
                <w:noProof/>
                <w:webHidden/>
              </w:rPr>
              <w:fldChar w:fldCharType="separate"/>
            </w:r>
            <w:r w:rsidR="00875B4B">
              <w:rPr>
                <w:noProof/>
                <w:webHidden/>
              </w:rPr>
              <w:t>8</w:t>
            </w:r>
            <w:r>
              <w:rPr>
                <w:noProof/>
                <w:webHidden/>
              </w:rPr>
              <w:fldChar w:fldCharType="end"/>
            </w:r>
          </w:hyperlink>
        </w:p>
        <w:p w14:paraId="1C4CA693" w14:textId="27EBC2CA"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84" w:history="1">
            <w:r w:rsidRPr="007223FF">
              <w:rPr>
                <w:rStyle w:val="Hyperlink"/>
                <w:noProof/>
              </w:rPr>
              <w:t>Competition Requirements</w:t>
            </w:r>
            <w:r>
              <w:rPr>
                <w:noProof/>
                <w:webHidden/>
              </w:rPr>
              <w:tab/>
            </w:r>
            <w:r>
              <w:rPr>
                <w:noProof/>
                <w:webHidden/>
              </w:rPr>
              <w:fldChar w:fldCharType="begin"/>
            </w:r>
            <w:r>
              <w:rPr>
                <w:noProof/>
                <w:webHidden/>
              </w:rPr>
              <w:instrText xml:space="preserve"> PAGEREF _Toc148092084 \h </w:instrText>
            </w:r>
            <w:r>
              <w:rPr>
                <w:noProof/>
                <w:webHidden/>
              </w:rPr>
            </w:r>
            <w:r>
              <w:rPr>
                <w:noProof/>
                <w:webHidden/>
              </w:rPr>
              <w:fldChar w:fldCharType="separate"/>
            </w:r>
            <w:r w:rsidR="00875B4B">
              <w:rPr>
                <w:noProof/>
                <w:webHidden/>
              </w:rPr>
              <w:t>8</w:t>
            </w:r>
            <w:r>
              <w:rPr>
                <w:noProof/>
                <w:webHidden/>
              </w:rPr>
              <w:fldChar w:fldCharType="end"/>
            </w:r>
          </w:hyperlink>
        </w:p>
        <w:p w14:paraId="439F055B" w14:textId="0313E3E0"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85" w:history="1">
            <w:r w:rsidRPr="007223FF">
              <w:rPr>
                <w:rStyle w:val="Hyperlink"/>
                <w:noProof/>
              </w:rPr>
              <w:t>Required Services and Port Numbers</w:t>
            </w:r>
            <w:r>
              <w:rPr>
                <w:noProof/>
                <w:webHidden/>
              </w:rPr>
              <w:tab/>
            </w:r>
            <w:r>
              <w:rPr>
                <w:noProof/>
                <w:webHidden/>
              </w:rPr>
              <w:fldChar w:fldCharType="begin"/>
            </w:r>
            <w:r>
              <w:rPr>
                <w:noProof/>
                <w:webHidden/>
              </w:rPr>
              <w:instrText xml:space="preserve"> PAGEREF _Toc148092085 \h </w:instrText>
            </w:r>
            <w:r>
              <w:rPr>
                <w:noProof/>
                <w:webHidden/>
              </w:rPr>
            </w:r>
            <w:r>
              <w:rPr>
                <w:noProof/>
                <w:webHidden/>
              </w:rPr>
              <w:fldChar w:fldCharType="separate"/>
            </w:r>
            <w:r w:rsidR="00875B4B">
              <w:rPr>
                <w:noProof/>
                <w:webHidden/>
              </w:rPr>
              <w:t>8</w:t>
            </w:r>
            <w:r>
              <w:rPr>
                <w:noProof/>
                <w:webHidden/>
              </w:rPr>
              <w:fldChar w:fldCharType="end"/>
            </w:r>
          </w:hyperlink>
        </w:p>
        <w:p w14:paraId="469D577D" w14:textId="514AF4B8" w:rsidR="007F1D8C" w:rsidRDefault="007F1D8C" w:rsidP="007F1D8C">
          <w:pPr>
            <w:pStyle w:val="TOC1"/>
            <w:spacing w:line="276" w:lineRule="auto"/>
            <w:rPr>
              <w:rFonts w:cstheme="minorBidi"/>
              <w:b w:val="0"/>
              <w:bCs w:val="0"/>
              <w:caps w:val="0"/>
              <w:noProof/>
              <w:kern w:val="2"/>
              <w:sz w:val="22"/>
              <w:szCs w:val="22"/>
              <w:u w:val="none"/>
              <w14:ligatures w14:val="standardContextual"/>
            </w:rPr>
          </w:pPr>
          <w:hyperlink w:anchor="_Toc148092086" w:history="1">
            <w:r w:rsidRPr="007223FF">
              <w:rPr>
                <w:rStyle w:val="Hyperlink"/>
                <w:noProof/>
              </w:rPr>
              <w:t>Scoring Breakdown</w:t>
            </w:r>
            <w:r>
              <w:rPr>
                <w:noProof/>
                <w:webHidden/>
              </w:rPr>
              <w:tab/>
            </w:r>
            <w:r>
              <w:rPr>
                <w:noProof/>
                <w:webHidden/>
              </w:rPr>
              <w:fldChar w:fldCharType="begin"/>
            </w:r>
            <w:r>
              <w:rPr>
                <w:noProof/>
                <w:webHidden/>
              </w:rPr>
              <w:instrText xml:space="preserve"> PAGEREF _Toc148092086 \h </w:instrText>
            </w:r>
            <w:r>
              <w:rPr>
                <w:noProof/>
                <w:webHidden/>
              </w:rPr>
            </w:r>
            <w:r>
              <w:rPr>
                <w:noProof/>
                <w:webHidden/>
              </w:rPr>
              <w:fldChar w:fldCharType="separate"/>
            </w:r>
            <w:r w:rsidR="00875B4B">
              <w:rPr>
                <w:noProof/>
                <w:webHidden/>
              </w:rPr>
              <w:t>9</w:t>
            </w:r>
            <w:r>
              <w:rPr>
                <w:noProof/>
                <w:webHidden/>
              </w:rPr>
              <w:fldChar w:fldCharType="end"/>
            </w:r>
          </w:hyperlink>
        </w:p>
        <w:p w14:paraId="1D3231AD" w14:textId="30ECC374"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87" w:history="1">
            <w:r w:rsidRPr="007223FF">
              <w:rPr>
                <w:rStyle w:val="Hyperlink"/>
                <w:noProof/>
              </w:rPr>
              <w:t>Red Team Scoring</w:t>
            </w:r>
            <w:r>
              <w:rPr>
                <w:noProof/>
                <w:webHidden/>
              </w:rPr>
              <w:tab/>
            </w:r>
            <w:r>
              <w:rPr>
                <w:noProof/>
                <w:webHidden/>
              </w:rPr>
              <w:fldChar w:fldCharType="begin"/>
            </w:r>
            <w:r>
              <w:rPr>
                <w:noProof/>
                <w:webHidden/>
              </w:rPr>
              <w:instrText xml:space="preserve"> PAGEREF _Toc148092087 \h </w:instrText>
            </w:r>
            <w:r>
              <w:rPr>
                <w:noProof/>
                <w:webHidden/>
              </w:rPr>
            </w:r>
            <w:r>
              <w:rPr>
                <w:noProof/>
                <w:webHidden/>
              </w:rPr>
              <w:fldChar w:fldCharType="separate"/>
            </w:r>
            <w:r w:rsidR="00875B4B">
              <w:rPr>
                <w:noProof/>
                <w:webHidden/>
              </w:rPr>
              <w:t>9</w:t>
            </w:r>
            <w:r>
              <w:rPr>
                <w:noProof/>
                <w:webHidden/>
              </w:rPr>
              <w:fldChar w:fldCharType="end"/>
            </w:r>
          </w:hyperlink>
        </w:p>
        <w:p w14:paraId="29A87677" w14:textId="2053EC54"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88" w:history="1">
            <w:r w:rsidRPr="007223FF">
              <w:rPr>
                <w:rStyle w:val="Hyperlink"/>
                <w:noProof/>
              </w:rPr>
              <w:t>Assume Breach</w:t>
            </w:r>
            <w:r>
              <w:rPr>
                <w:noProof/>
                <w:webHidden/>
              </w:rPr>
              <w:tab/>
            </w:r>
            <w:r>
              <w:rPr>
                <w:noProof/>
                <w:webHidden/>
              </w:rPr>
              <w:fldChar w:fldCharType="begin"/>
            </w:r>
            <w:r>
              <w:rPr>
                <w:noProof/>
                <w:webHidden/>
              </w:rPr>
              <w:instrText xml:space="preserve"> PAGEREF _Toc148092088 \h </w:instrText>
            </w:r>
            <w:r>
              <w:rPr>
                <w:noProof/>
                <w:webHidden/>
              </w:rPr>
            </w:r>
            <w:r>
              <w:rPr>
                <w:noProof/>
                <w:webHidden/>
              </w:rPr>
              <w:fldChar w:fldCharType="separate"/>
            </w:r>
            <w:r w:rsidR="00875B4B">
              <w:rPr>
                <w:noProof/>
                <w:webHidden/>
              </w:rPr>
              <w:t>9</w:t>
            </w:r>
            <w:r>
              <w:rPr>
                <w:noProof/>
                <w:webHidden/>
              </w:rPr>
              <w:fldChar w:fldCharType="end"/>
            </w:r>
          </w:hyperlink>
        </w:p>
        <w:p w14:paraId="3ED58B0C" w14:textId="239D01CE"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89" w:history="1">
            <w:r w:rsidRPr="007223FF">
              <w:rPr>
                <w:rStyle w:val="Hyperlink"/>
                <w:noProof/>
              </w:rPr>
              <w:t>External Pentesting (Traditional)</w:t>
            </w:r>
            <w:r>
              <w:rPr>
                <w:noProof/>
                <w:webHidden/>
              </w:rPr>
              <w:tab/>
            </w:r>
            <w:r>
              <w:rPr>
                <w:noProof/>
                <w:webHidden/>
              </w:rPr>
              <w:fldChar w:fldCharType="begin"/>
            </w:r>
            <w:r>
              <w:rPr>
                <w:noProof/>
                <w:webHidden/>
              </w:rPr>
              <w:instrText xml:space="preserve"> PAGEREF _Toc148092089 \h </w:instrText>
            </w:r>
            <w:r>
              <w:rPr>
                <w:noProof/>
                <w:webHidden/>
              </w:rPr>
            </w:r>
            <w:r>
              <w:rPr>
                <w:noProof/>
                <w:webHidden/>
              </w:rPr>
              <w:fldChar w:fldCharType="separate"/>
            </w:r>
            <w:r w:rsidR="00875B4B">
              <w:rPr>
                <w:noProof/>
                <w:webHidden/>
              </w:rPr>
              <w:t>10</w:t>
            </w:r>
            <w:r>
              <w:rPr>
                <w:noProof/>
                <w:webHidden/>
              </w:rPr>
              <w:fldChar w:fldCharType="end"/>
            </w:r>
          </w:hyperlink>
        </w:p>
        <w:p w14:paraId="214420B4" w14:textId="1192D69E"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90" w:history="1">
            <w:r w:rsidRPr="007223FF">
              <w:rPr>
                <w:rStyle w:val="Hyperlink"/>
                <w:noProof/>
              </w:rPr>
              <w:t>Blue Team Scoring</w:t>
            </w:r>
            <w:r>
              <w:rPr>
                <w:noProof/>
                <w:webHidden/>
              </w:rPr>
              <w:tab/>
            </w:r>
            <w:r>
              <w:rPr>
                <w:noProof/>
                <w:webHidden/>
              </w:rPr>
              <w:fldChar w:fldCharType="begin"/>
            </w:r>
            <w:r>
              <w:rPr>
                <w:noProof/>
                <w:webHidden/>
              </w:rPr>
              <w:instrText xml:space="preserve"> PAGEREF _Toc148092090 \h </w:instrText>
            </w:r>
            <w:r>
              <w:rPr>
                <w:noProof/>
                <w:webHidden/>
              </w:rPr>
            </w:r>
            <w:r>
              <w:rPr>
                <w:noProof/>
                <w:webHidden/>
              </w:rPr>
              <w:fldChar w:fldCharType="separate"/>
            </w:r>
            <w:r w:rsidR="00875B4B">
              <w:rPr>
                <w:noProof/>
                <w:webHidden/>
              </w:rPr>
              <w:t>10</w:t>
            </w:r>
            <w:r>
              <w:rPr>
                <w:noProof/>
                <w:webHidden/>
              </w:rPr>
              <w:fldChar w:fldCharType="end"/>
            </w:r>
          </w:hyperlink>
        </w:p>
        <w:p w14:paraId="4DA76EF5" w14:textId="3A7D599A"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91" w:history="1">
            <w:r w:rsidRPr="007223FF">
              <w:rPr>
                <w:rStyle w:val="Hyperlink"/>
                <w:noProof/>
              </w:rPr>
              <w:t>Green Team Scoring</w:t>
            </w:r>
            <w:r>
              <w:rPr>
                <w:noProof/>
                <w:webHidden/>
              </w:rPr>
              <w:tab/>
            </w:r>
            <w:r>
              <w:rPr>
                <w:noProof/>
                <w:webHidden/>
              </w:rPr>
              <w:fldChar w:fldCharType="begin"/>
            </w:r>
            <w:r>
              <w:rPr>
                <w:noProof/>
                <w:webHidden/>
              </w:rPr>
              <w:instrText xml:space="preserve"> PAGEREF _Toc148092091 \h </w:instrText>
            </w:r>
            <w:r>
              <w:rPr>
                <w:noProof/>
                <w:webHidden/>
              </w:rPr>
            </w:r>
            <w:r>
              <w:rPr>
                <w:noProof/>
                <w:webHidden/>
              </w:rPr>
              <w:fldChar w:fldCharType="separate"/>
            </w:r>
            <w:r w:rsidR="00875B4B">
              <w:rPr>
                <w:noProof/>
                <w:webHidden/>
              </w:rPr>
              <w:t>10</w:t>
            </w:r>
            <w:r>
              <w:rPr>
                <w:noProof/>
                <w:webHidden/>
              </w:rPr>
              <w:fldChar w:fldCharType="end"/>
            </w:r>
          </w:hyperlink>
        </w:p>
        <w:p w14:paraId="2B58977B" w14:textId="2904BC06"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92" w:history="1">
            <w:r w:rsidRPr="007223FF">
              <w:rPr>
                <w:rStyle w:val="Hyperlink"/>
                <w:noProof/>
              </w:rPr>
              <w:t>Orange Team Scoring</w:t>
            </w:r>
            <w:r>
              <w:rPr>
                <w:noProof/>
                <w:webHidden/>
              </w:rPr>
              <w:tab/>
            </w:r>
            <w:r>
              <w:rPr>
                <w:noProof/>
                <w:webHidden/>
              </w:rPr>
              <w:fldChar w:fldCharType="begin"/>
            </w:r>
            <w:r>
              <w:rPr>
                <w:noProof/>
                <w:webHidden/>
              </w:rPr>
              <w:instrText xml:space="preserve"> PAGEREF _Toc148092092 \h </w:instrText>
            </w:r>
            <w:r>
              <w:rPr>
                <w:noProof/>
                <w:webHidden/>
              </w:rPr>
            </w:r>
            <w:r>
              <w:rPr>
                <w:noProof/>
                <w:webHidden/>
              </w:rPr>
              <w:fldChar w:fldCharType="separate"/>
            </w:r>
            <w:r w:rsidR="00875B4B">
              <w:rPr>
                <w:noProof/>
                <w:webHidden/>
              </w:rPr>
              <w:t>11</w:t>
            </w:r>
            <w:r>
              <w:rPr>
                <w:noProof/>
                <w:webHidden/>
              </w:rPr>
              <w:fldChar w:fldCharType="end"/>
            </w:r>
          </w:hyperlink>
        </w:p>
        <w:p w14:paraId="00B8016F" w14:textId="6D83965A"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93" w:history="1">
            <w:r w:rsidRPr="007223FF">
              <w:rPr>
                <w:rStyle w:val="Hyperlink"/>
                <w:noProof/>
              </w:rPr>
              <w:t>Security Documentation</w:t>
            </w:r>
            <w:r>
              <w:rPr>
                <w:noProof/>
                <w:webHidden/>
              </w:rPr>
              <w:tab/>
            </w:r>
            <w:r>
              <w:rPr>
                <w:noProof/>
                <w:webHidden/>
              </w:rPr>
              <w:fldChar w:fldCharType="begin"/>
            </w:r>
            <w:r>
              <w:rPr>
                <w:noProof/>
                <w:webHidden/>
              </w:rPr>
              <w:instrText xml:space="preserve"> PAGEREF _Toc148092093 \h </w:instrText>
            </w:r>
            <w:r>
              <w:rPr>
                <w:noProof/>
                <w:webHidden/>
              </w:rPr>
            </w:r>
            <w:r>
              <w:rPr>
                <w:noProof/>
                <w:webHidden/>
              </w:rPr>
              <w:fldChar w:fldCharType="separate"/>
            </w:r>
            <w:r w:rsidR="00875B4B">
              <w:rPr>
                <w:noProof/>
                <w:webHidden/>
              </w:rPr>
              <w:t>11</w:t>
            </w:r>
            <w:r>
              <w:rPr>
                <w:noProof/>
                <w:webHidden/>
              </w:rPr>
              <w:fldChar w:fldCharType="end"/>
            </w:r>
          </w:hyperlink>
        </w:p>
        <w:p w14:paraId="2E1BB832" w14:textId="6DE35FB2"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94" w:history="1">
            <w:r w:rsidRPr="007223FF">
              <w:rPr>
                <w:rStyle w:val="Hyperlink"/>
                <w:noProof/>
              </w:rPr>
              <w:t>C-Suite Panel Brief</w:t>
            </w:r>
            <w:r>
              <w:rPr>
                <w:noProof/>
                <w:webHidden/>
              </w:rPr>
              <w:tab/>
            </w:r>
            <w:r>
              <w:rPr>
                <w:noProof/>
                <w:webHidden/>
              </w:rPr>
              <w:fldChar w:fldCharType="begin"/>
            </w:r>
            <w:r>
              <w:rPr>
                <w:noProof/>
                <w:webHidden/>
              </w:rPr>
              <w:instrText xml:space="preserve"> PAGEREF _Toc148092094 \h </w:instrText>
            </w:r>
            <w:r>
              <w:rPr>
                <w:noProof/>
                <w:webHidden/>
              </w:rPr>
            </w:r>
            <w:r>
              <w:rPr>
                <w:noProof/>
                <w:webHidden/>
              </w:rPr>
              <w:fldChar w:fldCharType="separate"/>
            </w:r>
            <w:r w:rsidR="00875B4B">
              <w:rPr>
                <w:noProof/>
                <w:webHidden/>
              </w:rPr>
              <w:t>11</w:t>
            </w:r>
            <w:r>
              <w:rPr>
                <w:noProof/>
                <w:webHidden/>
              </w:rPr>
              <w:fldChar w:fldCharType="end"/>
            </w:r>
          </w:hyperlink>
        </w:p>
        <w:p w14:paraId="78762AD5" w14:textId="60C57508"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095" w:history="1">
            <w:r w:rsidRPr="007223FF">
              <w:rPr>
                <w:rStyle w:val="Hyperlink"/>
                <w:noProof/>
              </w:rPr>
              <w:t>Anomaly Scoring</w:t>
            </w:r>
            <w:r>
              <w:rPr>
                <w:noProof/>
                <w:webHidden/>
              </w:rPr>
              <w:tab/>
            </w:r>
            <w:r>
              <w:rPr>
                <w:noProof/>
                <w:webHidden/>
              </w:rPr>
              <w:fldChar w:fldCharType="begin"/>
            </w:r>
            <w:r>
              <w:rPr>
                <w:noProof/>
                <w:webHidden/>
              </w:rPr>
              <w:instrText xml:space="preserve"> PAGEREF _Toc148092095 \h </w:instrText>
            </w:r>
            <w:r>
              <w:rPr>
                <w:noProof/>
                <w:webHidden/>
              </w:rPr>
            </w:r>
            <w:r>
              <w:rPr>
                <w:noProof/>
                <w:webHidden/>
              </w:rPr>
              <w:fldChar w:fldCharType="separate"/>
            </w:r>
            <w:r w:rsidR="00875B4B">
              <w:rPr>
                <w:noProof/>
                <w:webHidden/>
              </w:rPr>
              <w:t>12</w:t>
            </w:r>
            <w:r>
              <w:rPr>
                <w:noProof/>
                <w:webHidden/>
              </w:rPr>
              <w:fldChar w:fldCharType="end"/>
            </w:r>
          </w:hyperlink>
        </w:p>
        <w:p w14:paraId="68561C75" w14:textId="1746D295"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96" w:history="1">
            <w:r w:rsidRPr="007223FF">
              <w:rPr>
                <w:rStyle w:val="Hyperlink"/>
                <w:noProof/>
              </w:rPr>
              <w:t>Accessing Anomalies</w:t>
            </w:r>
            <w:r>
              <w:rPr>
                <w:noProof/>
                <w:webHidden/>
              </w:rPr>
              <w:tab/>
            </w:r>
            <w:r>
              <w:rPr>
                <w:noProof/>
                <w:webHidden/>
              </w:rPr>
              <w:fldChar w:fldCharType="begin"/>
            </w:r>
            <w:r>
              <w:rPr>
                <w:noProof/>
                <w:webHidden/>
              </w:rPr>
              <w:instrText xml:space="preserve"> PAGEREF _Toc148092096 \h </w:instrText>
            </w:r>
            <w:r>
              <w:rPr>
                <w:noProof/>
                <w:webHidden/>
              </w:rPr>
            </w:r>
            <w:r>
              <w:rPr>
                <w:noProof/>
                <w:webHidden/>
              </w:rPr>
              <w:fldChar w:fldCharType="separate"/>
            </w:r>
            <w:r w:rsidR="00875B4B">
              <w:rPr>
                <w:noProof/>
                <w:webHidden/>
              </w:rPr>
              <w:t>12</w:t>
            </w:r>
            <w:r>
              <w:rPr>
                <w:noProof/>
                <w:webHidden/>
              </w:rPr>
              <w:fldChar w:fldCharType="end"/>
            </w:r>
          </w:hyperlink>
        </w:p>
        <w:p w14:paraId="4A8EAC77" w14:textId="66FF9F51"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97" w:history="1">
            <w:r w:rsidRPr="007223FF">
              <w:rPr>
                <w:rStyle w:val="Hyperlink"/>
                <w:noProof/>
              </w:rPr>
              <w:t>Dependency Information</w:t>
            </w:r>
            <w:r>
              <w:rPr>
                <w:noProof/>
                <w:webHidden/>
              </w:rPr>
              <w:tab/>
            </w:r>
            <w:r>
              <w:rPr>
                <w:noProof/>
                <w:webHidden/>
              </w:rPr>
              <w:fldChar w:fldCharType="begin"/>
            </w:r>
            <w:r>
              <w:rPr>
                <w:noProof/>
                <w:webHidden/>
              </w:rPr>
              <w:instrText xml:space="preserve"> PAGEREF _Toc148092097 \h </w:instrText>
            </w:r>
            <w:r>
              <w:rPr>
                <w:noProof/>
                <w:webHidden/>
              </w:rPr>
            </w:r>
            <w:r>
              <w:rPr>
                <w:noProof/>
                <w:webHidden/>
              </w:rPr>
              <w:fldChar w:fldCharType="separate"/>
            </w:r>
            <w:r w:rsidR="00875B4B">
              <w:rPr>
                <w:noProof/>
                <w:webHidden/>
              </w:rPr>
              <w:t>12</w:t>
            </w:r>
            <w:r>
              <w:rPr>
                <w:noProof/>
                <w:webHidden/>
              </w:rPr>
              <w:fldChar w:fldCharType="end"/>
            </w:r>
          </w:hyperlink>
        </w:p>
        <w:p w14:paraId="5E7B23A6" w14:textId="624291B1"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98" w:history="1">
            <w:r w:rsidRPr="007223FF">
              <w:rPr>
                <w:rStyle w:val="Hyperlink"/>
                <w:noProof/>
              </w:rPr>
              <w:t>Scoreboard</w:t>
            </w:r>
            <w:r>
              <w:rPr>
                <w:noProof/>
                <w:webHidden/>
              </w:rPr>
              <w:tab/>
            </w:r>
            <w:r>
              <w:rPr>
                <w:noProof/>
                <w:webHidden/>
              </w:rPr>
              <w:fldChar w:fldCharType="begin"/>
            </w:r>
            <w:r>
              <w:rPr>
                <w:noProof/>
                <w:webHidden/>
              </w:rPr>
              <w:instrText xml:space="preserve"> PAGEREF _Toc148092098 \h </w:instrText>
            </w:r>
            <w:r>
              <w:rPr>
                <w:noProof/>
                <w:webHidden/>
              </w:rPr>
            </w:r>
            <w:r>
              <w:rPr>
                <w:noProof/>
                <w:webHidden/>
              </w:rPr>
              <w:fldChar w:fldCharType="separate"/>
            </w:r>
            <w:r w:rsidR="00875B4B">
              <w:rPr>
                <w:noProof/>
                <w:webHidden/>
              </w:rPr>
              <w:t>13</w:t>
            </w:r>
            <w:r>
              <w:rPr>
                <w:noProof/>
                <w:webHidden/>
              </w:rPr>
              <w:fldChar w:fldCharType="end"/>
            </w:r>
          </w:hyperlink>
        </w:p>
        <w:p w14:paraId="35139004" w14:textId="4BB466F5"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099" w:history="1">
            <w:r w:rsidRPr="007223FF">
              <w:rPr>
                <w:rStyle w:val="Hyperlink"/>
                <w:noProof/>
              </w:rPr>
              <w:t>Syntax</w:t>
            </w:r>
            <w:r>
              <w:rPr>
                <w:noProof/>
                <w:webHidden/>
              </w:rPr>
              <w:tab/>
            </w:r>
            <w:r>
              <w:rPr>
                <w:noProof/>
                <w:webHidden/>
              </w:rPr>
              <w:fldChar w:fldCharType="begin"/>
            </w:r>
            <w:r>
              <w:rPr>
                <w:noProof/>
                <w:webHidden/>
              </w:rPr>
              <w:instrText xml:space="preserve"> PAGEREF _Toc148092099 \h </w:instrText>
            </w:r>
            <w:r>
              <w:rPr>
                <w:noProof/>
                <w:webHidden/>
              </w:rPr>
            </w:r>
            <w:r>
              <w:rPr>
                <w:noProof/>
                <w:webHidden/>
              </w:rPr>
              <w:fldChar w:fldCharType="separate"/>
            </w:r>
            <w:r w:rsidR="00875B4B">
              <w:rPr>
                <w:noProof/>
                <w:webHidden/>
              </w:rPr>
              <w:t>13</w:t>
            </w:r>
            <w:r>
              <w:rPr>
                <w:noProof/>
                <w:webHidden/>
              </w:rPr>
              <w:fldChar w:fldCharType="end"/>
            </w:r>
          </w:hyperlink>
        </w:p>
        <w:p w14:paraId="4A88B4D5" w14:textId="0FAEEB18"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100" w:history="1">
            <w:r w:rsidRPr="007223FF">
              <w:rPr>
                <w:rStyle w:val="Hyperlink"/>
                <w:noProof/>
              </w:rPr>
              <w:t>Assistance</w:t>
            </w:r>
            <w:r>
              <w:rPr>
                <w:noProof/>
                <w:webHidden/>
              </w:rPr>
              <w:tab/>
            </w:r>
            <w:r>
              <w:rPr>
                <w:noProof/>
                <w:webHidden/>
              </w:rPr>
              <w:fldChar w:fldCharType="begin"/>
            </w:r>
            <w:r>
              <w:rPr>
                <w:noProof/>
                <w:webHidden/>
              </w:rPr>
              <w:instrText xml:space="preserve"> PAGEREF _Toc148092100 \h </w:instrText>
            </w:r>
            <w:r>
              <w:rPr>
                <w:noProof/>
                <w:webHidden/>
              </w:rPr>
            </w:r>
            <w:r>
              <w:rPr>
                <w:noProof/>
                <w:webHidden/>
              </w:rPr>
              <w:fldChar w:fldCharType="separate"/>
            </w:r>
            <w:r w:rsidR="00875B4B">
              <w:rPr>
                <w:noProof/>
                <w:webHidden/>
              </w:rPr>
              <w:t>13</w:t>
            </w:r>
            <w:r>
              <w:rPr>
                <w:noProof/>
                <w:webHidden/>
              </w:rPr>
              <w:fldChar w:fldCharType="end"/>
            </w:r>
          </w:hyperlink>
        </w:p>
        <w:p w14:paraId="798E1EE0" w14:textId="265C54F9"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101" w:history="1">
            <w:r w:rsidRPr="007223FF">
              <w:rPr>
                <w:rStyle w:val="Hyperlink"/>
                <w:noProof/>
              </w:rPr>
              <w:t>Sample Anomalies</w:t>
            </w:r>
            <w:r>
              <w:rPr>
                <w:noProof/>
                <w:webHidden/>
              </w:rPr>
              <w:tab/>
            </w:r>
            <w:r>
              <w:rPr>
                <w:noProof/>
                <w:webHidden/>
              </w:rPr>
              <w:fldChar w:fldCharType="begin"/>
            </w:r>
            <w:r>
              <w:rPr>
                <w:noProof/>
                <w:webHidden/>
              </w:rPr>
              <w:instrText xml:space="preserve"> PAGEREF _Toc148092101 \h </w:instrText>
            </w:r>
            <w:r>
              <w:rPr>
                <w:noProof/>
                <w:webHidden/>
              </w:rPr>
            </w:r>
            <w:r>
              <w:rPr>
                <w:noProof/>
                <w:webHidden/>
              </w:rPr>
              <w:fldChar w:fldCharType="separate"/>
            </w:r>
            <w:r w:rsidR="00875B4B">
              <w:rPr>
                <w:noProof/>
                <w:webHidden/>
              </w:rPr>
              <w:t>13</w:t>
            </w:r>
            <w:r>
              <w:rPr>
                <w:noProof/>
                <w:webHidden/>
              </w:rPr>
              <w:fldChar w:fldCharType="end"/>
            </w:r>
          </w:hyperlink>
        </w:p>
        <w:p w14:paraId="5C436CDC" w14:textId="60354C21" w:rsidR="007F1D8C" w:rsidRDefault="007F1D8C" w:rsidP="007F1D8C">
          <w:pPr>
            <w:pStyle w:val="TOC3"/>
            <w:tabs>
              <w:tab w:val="right" w:leader="dot" w:pos="9350"/>
            </w:tabs>
            <w:spacing w:before="0"/>
            <w:rPr>
              <w:rFonts w:cstheme="minorBidi"/>
              <w:smallCaps w:val="0"/>
              <w:noProof/>
              <w:kern w:val="2"/>
              <w:sz w:val="22"/>
              <w:szCs w:val="22"/>
              <w14:ligatures w14:val="standardContextual"/>
            </w:rPr>
          </w:pPr>
          <w:hyperlink w:anchor="_Toc148092102" w:history="1">
            <w:r w:rsidRPr="007223FF">
              <w:rPr>
                <w:rStyle w:val="Hyperlink"/>
                <w:noProof/>
              </w:rPr>
              <w:t>Suggested Software</w:t>
            </w:r>
            <w:r>
              <w:rPr>
                <w:noProof/>
                <w:webHidden/>
              </w:rPr>
              <w:tab/>
            </w:r>
            <w:r>
              <w:rPr>
                <w:noProof/>
                <w:webHidden/>
              </w:rPr>
              <w:fldChar w:fldCharType="begin"/>
            </w:r>
            <w:r>
              <w:rPr>
                <w:noProof/>
                <w:webHidden/>
              </w:rPr>
              <w:instrText xml:space="preserve"> PAGEREF _Toc148092102 \h </w:instrText>
            </w:r>
            <w:r>
              <w:rPr>
                <w:noProof/>
                <w:webHidden/>
              </w:rPr>
            </w:r>
            <w:r>
              <w:rPr>
                <w:noProof/>
                <w:webHidden/>
              </w:rPr>
              <w:fldChar w:fldCharType="separate"/>
            </w:r>
            <w:r w:rsidR="00875B4B">
              <w:rPr>
                <w:noProof/>
                <w:webHidden/>
              </w:rPr>
              <w:t>13</w:t>
            </w:r>
            <w:r>
              <w:rPr>
                <w:noProof/>
                <w:webHidden/>
              </w:rPr>
              <w:fldChar w:fldCharType="end"/>
            </w:r>
          </w:hyperlink>
        </w:p>
        <w:p w14:paraId="21B42CEF" w14:textId="2D4C6F95"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103" w:history="1">
            <w:r w:rsidRPr="007223FF">
              <w:rPr>
                <w:rStyle w:val="Hyperlink"/>
                <w:noProof/>
              </w:rPr>
              <w:t>Penalties</w:t>
            </w:r>
            <w:r>
              <w:rPr>
                <w:noProof/>
                <w:webHidden/>
              </w:rPr>
              <w:tab/>
            </w:r>
            <w:r>
              <w:rPr>
                <w:noProof/>
                <w:webHidden/>
              </w:rPr>
              <w:fldChar w:fldCharType="begin"/>
            </w:r>
            <w:r>
              <w:rPr>
                <w:noProof/>
                <w:webHidden/>
              </w:rPr>
              <w:instrText xml:space="preserve"> PAGEREF _Toc148092103 \h </w:instrText>
            </w:r>
            <w:r>
              <w:rPr>
                <w:noProof/>
                <w:webHidden/>
              </w:rPr>
            </w:r>
            <w:r>
              <w:rPr>
                <w:noProof/>
                <w:webHidden/>
              </w:rPr>
              <w:fldChar w:fldCharType="separate"/>
            </w:r>
            <w:r w:rsidR="00875B4B">
              <w:rPr>
                <w:noProof/>
                <w:webHidden/>
              </w:rPr>
              <w:t>14</w:t>
            </w:r>
            <w:r>
              <w:rPr>
                <w:noProof/>
                <w:webHidden/>
              </w:rPr>
              <w:fldChar w:fldCharType="end"/>
            </w:r>
          </w:hyperlink>
        </w:p>
        <w:p w14:paraId="182C8DB7" w14:textId="7F587EDE" w:rsidR="007F1D8C" w:rsidRDefault="007F1D8C" w:rsidP="007F1D8C">
          <w:pPr>
            <w:pStyle w:val="TOC1"/>
            <w:spacing w:line="276" w:lineRule="auto"/>
            <w:rPr>
              <w:rFonts w:cstheme="minorBidi"/>
              <w:b w:val="0"/>
              <w:bCs w:val="0"/>
              <w:caps w:val="0"/>
              <w:noProof/>
              <w:kern w:val="2"/>
              <w:sz w:val="22"/>
              <w:szCs w:val="22"/>
              <w:u w:val="none"/>
              <w14:ligatures w14:val="standardContextual"/>
            </w:rPr>
          </w:pPr>
          <w:hyperlink w:anchor="_Toc148092104" w:history="1">
            <w:r w:rsidRPr="007223FF">
              <w:rPr>
                <w:rStyle w:val="Hyperlink"/>
                <w:noProof/>
              </w:rPr>
              <w:t>Rubrics</w:t>
            </w:r>
            <w:r>
              <w:rPr>
                <w:noProof/>
                <w:webHidden/>
              </w:rPr>
              <w:tab/>
            </w:r>
            <w:r>
              <w:rPr>
                <w:noProof/>
                <w:webHidden/>
              </w:rPr>
              <w:fldChar w:fldCharType="begin"/>
            </w:r>
            <w:r>
              <w:rPr>
                <w:noProof/>
                <w:webHidden/>
              </w:rPr>
              <w:instrText xml:space="preserve"> PAGEREF _Toc148092104 \h </w:instrText>
            </w:r>
            <w:r>
              <w:rPr>
                <w:noProof/>
                <w:webHidden/>
              </w:rPr>
            </w:r>
            <w:r>
              <w:rPr>
                <w:noProof/>
                <w:webHidden/>
              </w:rPr>
              <w:fldChar w:fldCharType="separate"/>
            </w:r>
            <w:r w:rsidR="00875B4B">
              <w:rPr>
                <w:noProof/>
                <w:webHidden/>
              </w:rPr>
              <w:t>15</w:t>
            </w:r>
            <w:r>
              <w:rPr>
                <w:noProof/>
                <w:webHidden/>
              </w:rPr>
              <w:fldChar w:fldCharType="end"/>
            </w:r>
          </w:hyperlink>
        </w:p>
        <w:p w14:paraId="00456480" w14:textId="2A16FBA7"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105" w:history="1">
            <w:r w:rsidRPr="007223FF">
              <w:rPr>
                <w:rStyle w:val="Hyperlink"/>
                <w:noProof/>
              </w:rPr>
              <w:t>Security Documentation Rubric</w:t>
            </w:r>
            <w:r>
              <w:rPr>
                <w:noProof/>
                <w:webHidden/>
              </w:rPr>
              <w:tab/>
            </w:r>
            <w:r>
              <w:rPr>
                <w:noProof/>
                <w:webHidden/>
              </w:rPr>
              <w:fldChar w:fldCharType="begin"/>
            </w:r>
            <w:r>
              <w:rPr>
                <w:noProof/>
                <w:webHidden/>
              </w:rPr>
              <w:instrText xml:space="preserve"> PAGEREF _Toc148092105 \h </w:instrText>
            </w:r>
            <w:r>
              <w:rPr>
                <w:noProof/>
                <w:webHidden/>
              </w:rPr>
            </w:r>
            <w:r>
              <w:rPr>
                <w:noProof/>
                <w:webHidden/>
              </w:rPr>
              <w:fldChar w:fldCharType="separate"/>
            </w:r>
            <w:r w:rsidR="00875B4B">
              <w:rPr>
                <w:noProof/>
                <w:webHidden/>
              </w:rPr>
              <w:t>15</w:t>
            </w:r>
            <w:r>
              <w:rPr>
                <w:noProof/>
                <w:webHidden/>
              </w:rPr>
              <w:fldChar w:fldCharType="end"/>
            </w:r>
          </w:hyperlink>
        </w:p>
        <w:p w14:paraId="012D2CC4" w14:textId="5F96AA3C"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106" w:history="1">
            <w:r w:rsidRPr="007223FF">
              <w:rPr>
                <w:rStyle w:val="Hyperlink"/>
                <w:noProof/>
              </w:rPr>
              <w:t>C-Suite Panel Brief (Video) Rubric</w:t>
            </w:r>
            <w:r>
              <w:rPr>
                <w:noProof/>
                <w:webHidden/>
              </w:rPr>
              <w:tab/>
            </w:r>
            <w:r>
              <w:rPr>
                <w:noProof/>
                <w:webHidden/>
              </w:rPr>
              <w:fldChar w:fldCharType="begin"/>
            </w:r>
            <w:r>
              <w:rPr>
                <w:noProof/>
                <w:webHidden/>
              </w:rPr>
              <w:instrText xml:space="preserve"> PAGEREF _Toc148092106 \h </w:instrText>
            </w:r>
            <w:r>
              <w:rPr>
                <w:noProof/>
                <w:webHidden/>
              </w:rPr>
            </w:r>
            <w:r>
              <w:rPr>
                <w:noProof/>
                <w:webHidden/>
              </w:rPr>
              <w:fldChar w:fldCharType="separate"/>
            </w:r>
            <w:r w:rsidR="00875B4B">
              <w:rPr>
                <w:noProof/>
                <w:webHidden/>
              </w:rPr>
              <w:t>16</w:t>
            </w:r>
            <w:r>
              <w:rPr>
                <w:noProof/>
                <w:webHidden/>
              </w:rPr>
              <w:fldChar w:fldCharType="end"/>
            </w:r>
          </w:hyperlink>
        </w:p>
        <w:p w14:paraId="3D1AF967" w14:textId="511ED91E" w:rsidR="007F1D8C" w:rsidRDefault="007F1D8C" w:rsidP="007F1D8C">
          <w:pPr>
            <w:pStyle w:val="TOC2"/>
            <w:tabs>
              <w:tab w:val="right" w:leader="dot" w:pos="9350"/>
            </w:tabs>
            <w:spacing w:before="0"/>
            <w:rPr>
              <w:rFonts w:cstheme="minorBidi"/>
              <w:b w:val="0"/>
              <w:bCs w:val="0"/>
              <w:smallCaps w:val="0"/>
              <w:noProof/>
              <w:kern w:val="2"/>
              <w:sz w:val="22"/>
              <w:szCs w:val="22"/>
              <w14:ligatures w14:val="standardContextual"/>
            </w:rPr>
          </w:pPr>
          <w:hyperlink w:anchor="_Toc148092107" w:history="1">
            <w:r w:rsidRPr="007223FF">
              <w:rPr>
                <w:rStyle w:val="Hyperlink"/>
                <w:noProof/>
              </w:rPr>
              <w:t>Green Team Survey</w:t>
            </w:r>
            <w:r>
              <w:rPr>
                <w:noProof/>
                <w:webHidden/>
              </w:rPr>
              <w:tab/>
            </w:r>
            <w:r>
              <w:rPr>
                <w:noProof/>
                <w:webHidden/>
              </w:rPr>
              <w:fldChar w:fldCharType="begin"/>
            </w:r>
            <w:r>
              <w:rPr>
                <w:noProof/>
                <w:webHidden/>
              </w:rPr>
              <w:instrText xml:space="preserve"> PAGEREF _Toc148092107 \h </w:instrText>
            </w:r>
            <w:r>
              <w:rPr>
                <w:noProof/>
                <w:webHidden/>
              </w:rPr>
            </w:r>
            <w:r>
              <w:rPr>
                <w:noProof/>
                <w:webHidden/>
              </w:rPr>
              <w:fldChar w:fldCharType="separate"/>
            </w:r>
            <w:r w:rsidR="00875B4B">
              <w:rPr>
                <w:noProof/>
                <w:webHidden/>
              </w:rPr>
              <w:t>17</w:t>
            </w:r>
            <w:r>
              <w:rPr>
                <w:noProof/>
                <w:webHidden/>
              </w:rPr>
              <w:fldChar w:fldCharType="end"/>
            </w:r>
          </w:hyperlink>
        </w:p>
        <w:p w14:paraId="36BC0A3F" w14:textId="4EDEADFC" w:rsidR="004A6E32" w:rsidRDefault="004A6E32" w:rsidP="00594C33">
          <w:pPr>
            <w:spacing w:before="0" w:after="0" w:line="240" w:lineRule="auto"/>
          </w:pPr>
          <w:r>
            <w:rPr>
              <w:b/>
              <w:bCs/>
              <w:noProof/>
            </w:rPr>
            <w:fldChar w:fldCharType="end"/>
          </w:r>
        </w:p>
      </w:sdtContent>
    </w:sdt>
    <w:p w14:paraId="116AD5F3" w14:textId="77777777" w:rsidR="007E0181" w:rsidRDefault="007E0181">
      <w:pPr>
        <w:rPr>
          <w:caps/>
          <w:color w:val="FFFFFF" w:themeColor="background1"/>
          <w:spacing w:val="15"/>
          <w:sz w:val="22"/>
          <w:szCs w:val="22"/>
        </w:rPr>
      </w:pPr>
      <w:r>
        <w:br w:type="page"/>
      </w:r>
    </w:p>
    <w:p w14:paraId="526EA48B" w14:textId="48CD921A" w:rsidR="00B66940" w:rsidRDefault="00B66940" w:rsidP="004A6E32">
      <w:pPr>
        <w:pStyle w:val="Heading1"/>
      </w:pPr>
      <w:bookmarkStart w:id="0" w:name="_Toc148092068"/>
      <w:r>
        <w:lastRenderedPageBreak/>
        <w:t>Competition Overview</w:t>
      </w:r>
      <w:bookmarkEnd w:id="0"/>
    </w:p>
    <w:p w14:paraId="3556E0B4" w14:textId="544C6A94" w:rsidR="005024F8" w:rsidRDefault="005024F8" w:rsidP="005024F8">
      <w:pPr>
        <w:pStyle w:val="Heading2"/>
      </w:pPr>
      <w:bookmarkStart w:id="1" w:name="_Toc148092069"/>
      <w:r>
        <w:t>Overview</w:t>
      </w:r>
      <w:bookmarkEnd w:id="1"/>
    </w:p>
    <w:p w14:paraId="5F175C9E" w14:textId="2A0DF169" w:rsidR="005024F8" w:rsidRDefault="006C7D7D" w:rsidP="005024F8">
      <w:r>
        <w:t>The CyberForce Competition</w:t>
      </w:r>
      <w:r w:rsidR="001D4C90" w:rsidRPr="006F16C5">
        <w:rPr>
          <w:vertAlign w:val="superscript"/>
        </w:rPr>
        <w:t>®</w:t>
      </w:r>
      <w:r>
        <w:t xml:space="preserve"> has been a pinnacle </w:t>
      </w:r>
      <w:r w:rsidR="0012305E">
        <w:t>of workforce development for the Depar</w:t>
      </w:r>
      <w:r w:rsidR="008B07C1">
        <w:t>tm</w:t>
      </w:r>
      <w:r w:rsidR="0012305E">
        <w:t>ent of Energy</w:t>
      </w:r>
      <w:r w:rsidR="00FC49D5">
        <w:t xml:space="preserve"> (DOE)</w:t>
      </w:r>
      <w:r w:rsidR="0012305E">
        <w:t>, national laboratories, and industry</w:t>
      </w:r>
      <w:r w:rsidR="00FC49D5">
        <w:t xml:space="preserve">. </w:t>
      </w:r>
      <w:r w:rsidR="00FC49D5" w:rsidRPr="00FC49D5">
        <w:t>Through the CyberForce Competition</w:t>
      </w:r>
      <w:r w:rsidR="00FC49D5">
        <w:t>,</w:t>
      </w:r>
      <w:r w:rsidR="00FC49D5" w:rsidRPr="00FC49D5">
        <w:t xml:space="preserve"> DOE has worked to increase 1) hands-on cyber education to college students and professionals, 2) awareness into the critical infrastructure and cyber security nexus, and 3) basic </w:t>
      </w:r>
      <w:r w:rsidR="00603A69" w:rsidRPr="00FC49D5">
        <w:t>understanding of</w:t>
      </w:r>
      <w:r w:rsidR="00FC49D5" w:rsidRPr="00FC49D5">
        <w:t xml:space="preserve"> cyber security within a </w:t>
      </w:r>
      <w:r w:rsidR="0070683C" w:rsidRPr="00FC49D5">
        <w:t>real-world</w:t>
      </w:r>
      <w:r w:rsidR="00FC49D5" w:rsidRPr="00FC49D5">
        <w:t xml:space="preserve"> scenario.</w:t>
      </w:r>
    </w:p>
    <w:p w14:paraId="620F1E3C" w14:textId="730AF624" w:rsidR="00D17A37" w:rsidRDefault="00213D55" w:rsidP="00D17A37">
      <w:pPr>
        <w:pStyle w:val="Heading3"/>
      </w:pPr>
      <w:bookmarkStart w:id="2" w:name="_Toc148092070"/>
      <w:r>
        <w:t>Note to Participants</w:t>
      </w:r>
      <w:bookmarkEnd w:id="2"/>
    </w:p>
    <w:p w14:paraId="0EF7CEAE" w14:textId="77B76692" w:rsidR="00213D55" w:rsidRPr="00213D55" w:rsidRDefault="00F80563" w:rsidP="009C6541">
      <w:pPr>
        <w:pStyle w:val="ListParagraph"/>
        <w:numPr>
          <w:ilvl w:val="0"/>
          <w:numId w:val="22"/>
        </w:numPr>
      </w:pPr>
      <w:r>
        <w:t xml:space="preserve">For the purposes of competition, you </w:t>
      </w:r>
      <w:r w:rsidR="009C7220">
        <w:t>are</w:t>
      </w:r>
      <w:r>
        <w:t xml:space="preserve"> the </w:t>
      </w:r>
      <w:r w:rsidRPr="009C7220">
        <w:rPr>
          <w:rStyle w:val="IntenseEmphasis"/>
        </w:rPr>
        <w:t>Blue team</w:t>
      </w:r>
      <w:r>
        <w:t>.</w:t>
      </w:r>
    </w:p>
    <w:p w14:paraId="0429AB44" w14:textId="2773A22E" w:rsidR="00807F4C" w:rsidRDefault="00807F4C" w:rsidP="009C6541">
      <w:pPr>
        <w:pStyle w:val="ListParagraph"/>
        <w:numPr>
          <w:ilvl w:val="0"/>
          <w:numId w:val="22"/>
        </w:numPr>
      </w:pPr>
      <w:r>
        <w:t>Overall scoring breakdown can be found later in this document</w:t>
      </w:r>
      <w:del w:id="3" w:author="Theel, Amanda L." w:date="2024-10-17T11:23:00Z" w16du:dateUtc="2024-10-17T16:23:00Z">
        <w:r w:rsidDel="00570F5D">
          <w:delText>, the breakdown has been changed compared to prior competitions</w:delText>
        </w:r>
      </w:del>
      <w:r>
        <w:t xml:space="preserve">. </w:t>
      </w:r>
      <w:r w:rsidRPr="00ED33D2">
        <w:rPr>
          <w:rStyle w:val="IntenseEmphasis"/>
        </w:rPr>
        <w:t>Please take a moment to review this document thoroughly</w:t>
      </w:r>
      <w:r w:rsidR="00975BDF" w:rsidRPr="00ED33D2">
        <w:t xml:space="preserve">. </w:t>
      </w:r>
    </w:p>
    <w:p w14:paraId="1F66B257" w14:textId="030D98BE" w:rsidR="00BC084B" w:rsidRDefault="00BC084B" w:rsidP="009C6541">
      <w:pPr>
        <w:pStyle w:val="ListParagraph"/>
        <w:numPr>
          <w:ilvl w:val="0"/>
          <w:numId w:val="22"/>
        </w:numPr>
      </w:pPr>
      <w:r>
        <w:t xml:space="preserve">This year, each team will be provided six (6) ethernet cables to connect to the internet. It is each participant’s </w:t>
      </w:r>
      <w:r w:rsidR="0007482A">
        <w:t>responsibility</w:t>
      </w:r>
      <w:r>
        <w:t xml:space="preserve"> to bring the appropriate dongle or connector for their machine as nothing will be provided. Wireless connection will still be </w:t>
      </w:r>
      <w:del w:id="4" w:author="Theel, Amanda L." w:date="2024-10-17T11:24:00Z" w16du:dateUtc="2024-10-17T16:24:00Z">
        <w:r w:rsidDel="00570F5D">
          <w:delText>provided</w:delText>
        </w:r>
      </w:del>
      <w:ins w:id="5" w:author="Theel, Amanda L." w:date="2024-10-17T11:24:00Z" w16du:dateUtc="2024-10-17T16:24:00Z">
        <w:r w:rsidR="00570F5D">
          <w:t>available</w:t>
        </w:r>
      </w:ins>
      <w:r>
        <w:t xml:space="preserve">. </w:t>
      </w:r>
    </w:p>
    <w:p w14:paraId="7FD2746E" w14:textId="77777777" w:rsidR="00F83913" w:rsidRDefault="00F83913" w:rsidP="00F83913">
      <w:pPr>
        <w:pStyle w:val="Heading2"/>
      </w:pPr>
      <w:bookmarkStart w:id="6" w:name="_Toc148092071"/>
      <w:r>
        <w:t xml:space="preserve">Key </w:t>
      </w:r>
      <w:r w:rsidRPr="00B66940">
        <w:t>Dates</w:t>
      </w:r>
      <w:bookmarkEnd w:id="6"/>
    </w:p>
    <w:tbl>
      <w:tblPr>
        <w:tblStyle w:val="GridTable2-Accent2"/>
        <w:tblW w:w="9402" w:type="dxa"/>
        <w:tblLook w:val="04A0" w:firstRow="1" w:lastRow="0" w:firstColumn="1" w:lastColumn="0" w:noHBand="0" w:noVBand="1"/>
      </w:tblPr>
      <w:tblGrid>
        <w:gridCol w:w="3150"/>
        <w:gridCol w:w="6252"/>
      </w:tblGrid>
      <w:tr w:rsidR="009748DF" w14:paraId="18BE4BB2" w14:textId="77777777" w:rsidTr="610507CE">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7647E7C6" w14:textId="658E8F6B" w:rsidR="009748DF" w:rsidRPr="007609BC" w:rsidRDefault="6963808E" w:rsidP="00BB332B">
            <w:pPr>
              <w:spacing w:before="0"/>
              <w:rPr>
                <w:b w:val="0"/>
                <w:bCs w:val="0"/>
              </w:rPr>
            </w:pPr>
            <w:bookmarkStart w:id="7" w:name="_Hlk178070786"/>
            <w:r>
              <w:rPr>
                <w:b w:val="0"/>
                <w:bCs w:val="0"/>
              </w:rPr>
              <w:t xml:space="preserve">Monday, October </w:t>
            </w:r>
            <w:r w:rsidR="007936B8">
              <w:rPr>
                <w:b w:val="0"/>
                <w:bCs w:val="0"/>
              </w:rPr>
              <w:t>21</w:t>
            </w:r>
            <w:r>
              <w:rPr>
                <w:b w:val="0"/>
                <w:bCs w:val="0"/>
              </w:rPr>
              <w:t>, 202</w:t>
            </w:r>
            <w:r w:rsidR="007936B8">
              <w:rPr>
                <w:b w:val="0"/>
                <w:bCs w:val="0"/>
              </w:rPr>
              <w:t>4</w:t>
            </w:r>
          </w:p>
        </w:tc>
        <w:tc>
          <w:tcPr>
            <w:tcW w:w="6252" w:type="dxa"/>
          </w:tcPr>
          <w:p w14:paraId="4428647F" w14:textId="77777777" w:rsidR="009748DF" w:rsidRDefault="009748DF" w:rsidP="00C95645">
            <w:pPr>
              <w:spacing w:before="0"/>
              <w:cnfStyle w:val="100000000000" w:firstRow="1" w:lastRow="0" w:firstColumn="0" w:lastColumn="0" w:oddVBand="0" w:evenVBand="0" w:oddHBand="0" w:evenHBand="0" w:firstRowFirstColumn="0" w:firstRowLastColumn="0" w:lastRowFirstColumn="0" w:lastRowLastColumn="0"/>
              <w:rPr>
                <w:bCs w:val="0"/>
              </w:rPr>
            </w:pPr>
            <w:r w:rsidRPr="00551A02">
              <w:rPr>
                <w:b w:val="0"/>
              </w:rPr>
              <w:t>Students are provided directions for accessing the rules</w:t>
            </w:r>
            <w:r>
              <w:rPr>
                <w:b w:val="0"/>
              </w:rPr>
              <w:t>.</w:t>
            </w:r>
          </w:p>
          <w:p w14:paraId="3F9380BB" w14:textId="40F5D6D6" w:rsidR="00BB332B" w:rsidRPr="00BB332B" w:rsidRDefault="00BB332B" w:rsidP="00C95645">
            <w:pPr>
              <w:spacing w:before="0"/>
              <w:cnfStyle w:val="100000000000" w:firstRow="1" w:lastRow="0" w:firstColumn="0" w:lastColumn="0" w:oddVBand="0" w:evenVBand="0" w:oddHBand="0" w:evenHBand="0" w:firstRowFirstColumn="0" w:firstRowLastColumn="0" w:lastRowFirstColumn="0" w:lastRowLastColumn="0"/>
              <w:rPr>
                <w:b w:val="0"/>
                <w:bCs w:val="0"/>
              </w:rPr>
            </w:pPr>
            <w:r w:rsidRPr="00BB332B">
              <w:rPr>
                <w:b w:val="0"/>
                <w:bCs w:val="0"/>
              </w:rPr>
              <w:t>Discord invitation is provided.</w:t>
            </w:r>
          </w:p>
        </w:tc>
      </w:tr>
      <w:tr w:rsidR="007936B8" w14:paraId="69907AC3" w14:textId="77777777" w:rsidTr="610507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05800FE1" w14:textId="77777777" w:rsidR="007936B8" w:rsidRDefault="007936B8" w:rsidP="0017540A">
            <w:pPr>
              <w:spacing w:before="0"/>
            </w:pPr>
            <w:r>
              <w:rPr>
                <w:b w:val="0"/>
                <w:bCs w:val="0"/>
              </w:rPr>
              <w:t xml:space="preserve">Tuesday, October 22, 2024 </w:t>
            </w:r>
          </w:p>
          <w:p w14:paraId="2EF45DAE" w14:textId="1A293EA5" w:rsidR="007936B8" w:rsidRPr="006F16C5" w:rsidRDefault="007936B8" w:rsidP="0017540A">
            <w:pPr>
              <w:spacing w:before="0"/>
              <w:rPr>
                <w:b w:val="0"/>
                <w:bCs w:val="0"/>
              </w:rPr>
            </w:pPr>
            <w:r>
              <w:rPr>
                <w:b w:val="0"/>
                <w:bCs w:val="0"/>
              </w:rPr>
              <w:t>4:00 PT</w:t>
            </w:r>
          </w:p>
        </w:tc>
        <w:tc>
          <w:tcPr>
            <w:tcW w:w="6252" w:type="dxa"/>
            <w:vAlign w:val="center"/>
          </w:tcPr>
          <w:p w14:paraId="6FBABA78" w14:textId="6C1AA75D" w:rsidR="007936B8" w:rsidRPr="006F16C5" w:rsidRDefault="007936B8" w:rsidP="0017540A">
            <w:pPr>
              <w:spacing w:before="0"/>
              <w:cnfStyle w:val="000000100000" w:firstRow="0" w:lastRow="0" w:firstColumn="0" w:lastColumn="0" w:oddVBand="0" w:evenVBand="0" w:oddHBand="1" w:evenHBand="0" w:firstRowFirstColumn="0" w:firstRowLastColumn="0" w:lastRowFirstColumn="0" w:lastRowLastColumn="0"/>
              <w:rPr>
                <w:i/>
                <w:iCs/>
              </w:rPr>
            </w:pPr>
            <w:r>
              <w:t xml:space="preserve">C-Suite Fireside Chat </w:t>
            </w:r>
            <w:r>
              <w:rPr>
                <w:i/>
                <w:iCs/>
              </w:rPr>
              <w:t>(optional &amp; recorded)</w:t>
            </w:r>
          </w:p>
        </w:tc>
      </w:tr>
      <w:tr w:rsidR="0017540A" w14:paraId="7321D97A" w14:textId="77777777" w:rsidTr="610507CE">
        <w:trPr>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3139DF4D" w14:textId="141C3EE4" w:rsidR="0017540A" w:rsidRPr="00F83913" w:rsidRDefault="007936B8" w:rsidP="0017540A">
            <w:pPr>
              <w:spacing w:before="0"/>
              <w:rPr>
                <w:b w:val="0"/>
                <w:bCs w:val="0"/>
              </w:rPr>
            </w:pPr>
            <w:r>
              <w:rPr>
                <w:b w:val="0"/>
                <w:bCs w:val="0"/>
              </w:rPr>
              <w:t>Thursday</w:t>
            </w:r>
            <w:r w:rsidR="0017540A" w:rsidRPr="00F83913">
              <w:rPr>
                <w:b w:val="0"/>
                <w:bCs w:val="0"/>
              </w:rPr>
              <w:t xml:space="preserve">, October </w:t>
            </w:r>
            <w:r>
              <w:rPr>
                <w:b w:val="0"/>
                <w:bCs w:val="0"/>
              </w:rPr>
              <w:t>24</w:t>
            </w:r>
            <w:r w:rsidR="0017540A" w:rsidRPr="00F83913">
              <w:rPr>
                <w:b w:val="0"/>
                <w:bCs w:val="0"/>
              </w:rPr>
              <w:t>, 202</w:t>
            </w:r>
            <w:r>
              <w:rPr>
                <w:b w:val="0"/>
                <w:bCs w:val="0"/>
              </w:rPr>
              <w:t>4</w:t>
            </w:r>
          </w:p>
          <w:p w14:paraId="40CA441E" w14:textId="3B54EE2C" w:rsidR="0017540A" w:rsidRPr="00AC4860" w:rsidRDefault="0017540A" w:rsidP="0017540A">
            <w:pPr>
              <w:spacing w:before="0"/>
            </w:pPr>
            <w:r w:rsidRPr="00F83913">
              <w:rPr>
                <w:b w:val="0"/>
                <w:bCs w:val="0"/>
              </w:rPr>
              <w:t>4:00pm PT</w:t>
            </w:r>
          </w:p>
        </w:tc>
        <w:tc>
          <w:tcPr>
            <w:tcW w:w="6252" w:type="dxa"/>
            <w:vAlign w:val="center"/>
          </w:tcPr>
          <w:p w14:paraId="2AA410B6" w14:textId="0BCAC4DC" w:rsidR="0017540A" w:rsidRPr="00551A02" w:rsidRDefault="0017540A" w:rsidP="0017540A">
            <w:pPr>
              <w:spacing w:before="0"/>
              <w:cnfStyle w:val="000000000000" w:firstRow="0" w:lastRow="0" w:firstColumn="0" w:lastColumn="0" w:oddVBand="0" w:evenVBand="0" w:oddHBand="0" w:evenHBand="0" w:firstRowFirstColumn="0" w:firstRowLastColumn="0" w:lastRowFirstColumn="0" w:lastRowLastColumn="0"/>
            </w:pPr>
            <w:r>
              <w:t>Rules Fireside Chat</w:t>
            </w:r>
            <w:r w:rsidR="0038124A">
              <w:t xml:space="preserve"> </w:t>
            </w:r>
            <w:r w:rsidR="0038124A" w:rsidRPr="0038124A">
              <w:rPr>
                <w:i/>
                <w:iCs/>
              </w:rPr>
              <w:t>(optional &amp; recorded)</w:t>
            </w:r>
          </w:p>
        </w:tc>
      </w:tr>
      <w:tr w:rsidR="007936B8" w14:paraId="46525B39" w14:textId="77777777" w:rsidTr="610507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2BECD0FC" w14:textId="55968317" w:rsidR="007936B8" w:rsidRPr="001D4C90" w:rsidRDefault="007936B8" w:rsidP="007936B8">
            <w:pPr>
              <w:spacing w:before="0"/>
              <w:rPr>
                <w:b w:val="0"/>
                <w:bCs w:val="0"/>
              </w:rPr>
            </w:pPr>
            <w:r>
              <w:rPr>
                <w:b w:val="0"/>
                <w:bCs w:val="0"/>
              </w:rPr>
              <w:t>Monday</w:t>
            </w:r>
            <w:r w:rsidRPr="001D4C90">
              <w:rPr>
                <w:b w:val="0"/>
                <w:bCs w:val="0"/>
              </w:rPr>
              <w:t xml:space="preserve">, </w:t>
            </w:r>
            <w:r>
              <w:rPr>
                <w:b w:val="0"/>
                <w:bCs w:val="0"/>
              </w:rPr>
              <w:t>October</w:t>
            </w:r>
            <w:r w:rsidRPr="001D4C90">
              <w:rPr>
                <w:b w:val="0"/>
                <w:bCs w:val="0"/>
              </w:rPr>
              <w:t xml:space="preserve"> </w:t>
            </w:r>
            <w:r>
              <w:rPr>
                <w:b w:val="0"/>
                <w:bCs w:val="0"/>
              </w:rPr>
              <w:t>28</w:t>
            </w:r>
            <w:r w:rsidRPr="001D4C90">
              <w:rPr>
                <w:b w:val="0"/>
                <w:bCs w:val="0"/>
              </w:rPr>
              <w:t>, 202</w:t>
            </w:r>
            <w:r>
              <w:rPr>
                <w:b w:val="0"/>
                <w:bCs w:val="0"/>
              </w:rPr>
              <w:t>4</w:t>
            </w:r>
          </w:p>
          <w:p w14:paraId="686E535B" w14:textId="4441EA99" w:rsidR="007936B8" w:rsidRPr="00F83913" w:rsidDel="007936B8" w:rsidRDefault="007936B8" w:rsidP="007936B8">
            <w:pPr>
              <w:spacing w:before="0"/>
            </w:pPr>
            <w:r>
              <w:rPr>
                <w:b w:val="0"/>
                <w:bCs w:val="0"/>
              </w:rPr>
              <w:t>8</w:t>
            </w:r>
            <w:r w:rsidRPr="001D4C90">
              <w:rPr>
                <w:b w:val="0"/>
                <w:bCs w:val="0"/>
              </w:rPr>
              <w:t>:</w:t>
            </w:r>
            <w:r>
              <w:rPr>
                <w:b w:val="0"/>
                <w:bCs w:val="0"/>
              </w:rPr>
              <w:t>00a</w:t>
            </w:r>
            <w:r w:rsidRPr="001D4C90">
              <w:rPr>
                <w:b w:val="0"/>
                <w:bCs w:val="0"/>
              </w:rPr>
              <w:t>m PT</w:t>
            </w:r>
          </w:p>
        </w:tc>
        <w:tc>
          <w:tcPr>
            <w:tcW w:w="6252" w:type="dxa"/>
            <w:vAlign w:val="center"/>
          </w:tcPr>
          <w:p w14:paraId="6B80C6AA" w14:textId="546AAE99" w:rsidR="007936B8" w:rsidRPr="00F83913" w:rsidRDefault="007936B8" w:rsidP="0017540A">
            <w:pPr>
              <w:spacing w:before="0"/>
              <w:cnfStyle w:val="000000100000" w:firstRow="0" w:lastRow="0" w:firstColumn="0" w:lastColumn="0" w:oddVBand="0" w:evenVBand="0" w:oddHBand="1" w:evenHBand="0" w:firstRowFirstColumn="0" w:firstRowLastColumn="0" w:lastRowFirstColumn="0" w:lastRowLastColumn="0"/>
            </w:pPr>
            <w:r>
              <w:t>C-Suite Panel video due</w:t>
            </w:r>
          </w:p>
        </w:tc>
      </w:tr>
      <w:tr w:rsidR="007936B8" w14:paraId="7EE14F36" w14:textId="77777777" w:rsidTr="610507CE">
        <w:trPr>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3B76D53B" w14:textId="18C857E4" w:rsidR="007936B8" w:rsidRPr="00F83913" w:rsidDel="007936B8" w:rsidRDefault="007936B8" w:rsidP="007936B8">
            <w:pPr>
              <w:spacing w:before="0"/>
            </w:pPr>
            <w:r>
              <w:rPr>
                <w:b w:val="0"/>
              </w:rPr>
              <w:t>Monday</w:t>
            </w:r>
            <w:r w:rsidRPr="00023932">
              <w:rPr>
                <w:b w:val="0"/>
              </w:rPr>
              <w:t xml:space="preserve">, October </w:t>
            </w:r>
            <w:r>
              <w:rPr>
                <w:b w:val="0"/>
              </w:rPr>
              <w:t>28</w:t>
            </w:r>
            <w:r w:rsidRPr="00023932">
              <w:rPr>
                <w:b w:val="0"/>
              </w:rPr>
              <w:t>, 20</w:t>
            </w:r>
            <w:r>
              <w:rPr>
                <w:b w:val="0"/>
              </w:rPr>
              <w:t>24</w:t>
            </w:r>
          </w:p>
        </w:tc>
        <w:tc>
          <w:tcPr>
            <w:tcW w:w="6252" w:type="dxa"/>
            <w:vAlign w:val="center"/>
          </w:tcPr>
          <w:p w14:paraId="58DF0575" w14:textId="58F85163" w:rsidR="007936B8" w:rsidRPr="00F83913" w:rsidRDefault="007936B8" w:rsidP="007936B8">
            <w:pPr>
              <w:spacing w:before="0"/>
              <w:cnfStyle w:val="000000000000" w:firstRow="0" w:lastRow="0" w:firstColumn="0" w:lastColumn="0" w:oddVBand="0" w:evenVBand="0" w:oddHBand="0" w:evenHBand="0" w:firstRowFirstColumn="0" w:firstRowLastColumn="0" w:lastRowFirstColumn="0" w:lastRowLastColumn="0"/>
            </w:pPr>
            <w:r>
              <w:t>Students are provided directions for accessing login information for their environment</w:t>
            </w:r>
          </w:p>
        </w:tc>
      </w:tr>
      <w:tr w:rsidR="007936B8" w14:paraId="441DDA2D" w14:textId="77777777" w:rsidTr="610507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7CCA1AAE" w14:textId="7022A79D" w:rsidR="007936B8" w:rsidRPr="00F83913" w:rsidRDefault="007936B8" w:rsidP="007936B8">
            <w:pPr>
              <w:spacing w:before="0"/>
              <w:rPr>
                <w:b w:val="0"/>
                <w:bCs w:val="0"/>
              </w:rPr>
            </w:pPr>
            <w:r>
              <w:rPr>
                <w:b w:val="0"/>
                <w:bCs w:val="0"/>
              </w:rPr>
              <w:t>Tuesday</w:t>
            </w:r>
            <w:r w:rsidRPr="00F83913">
              <w:rPr>
                <w:b w:val="0"/>
                <w:bCs w:val="0"/>
              </w:rPr>
              <w:t xml:space="preserve">, October </w:t>
            </w:r>
            <w:r>
              <w:rPr>
                <w:b w:val="0"/>
                <w:bCs w:val="0"/>
              </w:rPr>
              <w:t>29</w:t>
            </w:r>
            <w:r w:rsidRPr="00F83913">
              <w:rPr>
                <w:b w:val="0"/>
                <w:bCs w:val="0"/>
              </w:rPr>
              <w:t>, 202</w:t>
            </w:r>
            <w:r>
              <w:rPr>
                <w:b w:val="0"/>
                <w:bCs w:val="0"/>
              </w:rPr>
              <w:t>4</w:t>
            </w:r>
          </w:p>
          <w:p w14:paraId="47C9AFAC" w14:textId="2FD1B68A" w:rsidR="007936B8" w:rsidRPr="00023932" w:rsidRDefault="007936B8" w:rsidP="007936B8">
            <w:pPr>
              <w:spacing w:before="0"/>
              <w:rPr>
                <w:b w:val="0"/>
                <w:bCs w:val="0"/>
              </w:rPr>
            </w:pPr>
            <w:r w:rsidRPr="00F83913">
              <w:rPr>
                <w:b w:val="0"/>
                <w:bCs w:val="0"/>
              </w:rPr>
              <w:t>4:00pm PT</w:t>
            </w:r>
          </w:p>
        </w:tc>
        <w:tc>
          <w:tcPr>
            <w:tcW w:w="6252" w:type="dxa"/>
            <w:vAlign w:val="center"/>
          </w:tcPr>
          <w:p w14:paraId="0AADAEF6" w14:textId="02B0913F" w:rsidR="007936B8" w:rsidRPr="00551A02" w:rsidRDefault="610507CE" w:rsidP="610507CE">
            <w:pPr>
              <w:spacing w:before="0"/>
              <w:cnfStyle w:val="000000100000" w:firstRow="0" w:lastRow="0" w:firstColumn="0" w:lastColumn="0" w:oddVBand="0" w:evenVBand="0" w:oddHBand="1" w:evenHBand="0" w:firstRowFirstColumn="0" w:firstRowLastColumn="0" w:lastRowFirstColumn="0" w:lastRowLastColumn="0"/>
              <w:rPr>
                <w:b/>
                <w:bCs/>
              </w:rPr>
            </w:pPr>
            <w:r>
              <w:t xml:space="preserve">Security Documentation Fireside Chat </w:t>
            </w:r>
            <w:r w:rsidRPr="610507CE">
              <w:rPr>
                <w:i/>
                <w:iCs/>
              </w:rPr>
              <w:t>(optional &amp; recorded)</w:t>
            </w:r>
          </w:p>
        </w:tc>
      </w:tr>
      <w:tr w:rsidR="007936B8" w14:paraId="3BFB279F" w14:textId="77777777" w:rsidTr="610507CE">
        <w:trPr>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57304AE8" w14:textId="330DC03C" w:rsidR="007936B8" w:rsidRDefault="007936B8" w:rsidP="007936B8">
            <w:pPr>
              <w:spacing w:before="0"/>
              <w:rPr>
                <w:bCs w:val="0"/>
              </w:rPr>
            </w:pPr>
            <w:r>
              <w:rPr>
                <w:b w:val="0"/>
              </w:rPr>
              <w:t>Friday, November 1, 2024</w:t>
            </w:r>
          </w:p>
          <w:p w14:paraId="7CF7E781" w14:textId="1B54A680" w:rsidR="007936B8" w:rsidRDefault="007936B8" w:rsidP="007936B8">
            <w:pPr>
              <w:spacing w:before="0"/>
              <w:rPr>
                <w:b w:val="0"/>
              </w:rPr>
            </w:pPr>
            <w:r>
              <w:rPr>
                <w:b w:val="0"/>
              </w:rPr>
              <w:t>8:00am PT</w:t>
            </w:r>
          </w:p>
        </w:tc>
        <w:tc>
          <w:tcPr>
            <w:tcW w:w="6252" w:type="dxa"/>
            <w:vAlign w:val="center"/>
          </w:tcPr>
          <w:p w14:paraId="4D7927DD" w14:textId="6FD7F4A6" w:rsidR="007936B8" w:rsidRPr="00551A02" w:rsidRDefault="007936B8" w:rsidP="007936B8">
            <w:pPr>
              <w:spacing w:before="0"/>
              <w:cnfStyle w:val="000000000000" w:firstRow="0" w:lastRow="0" w:firstColumn="0" w:lastColumn="0" w:oddVBand="0" w:evenVBand="0" w:oddHBand="0" w:evenHBand="0" w:firstRowFirstColumn="0" w:firstRowLastColumn="0" w:lastRowFirstColumn="0" w:lastRowLastColumn="0"/>
            </w:pPr>
            <w:r w:rsidRPr="00D0593D">
              <w:rPr>
                <w:i/>
                <w:iCs/>
              </w:rPr>
              <w:t>Late submission</w:t>
            </w:r>
            <w:r>
              <w:t xml:space="preserve"> deadline for C-Suite Panel video due</w:t>
            </w:r>
          </w:p>
        </w:tc>
      </w:tr>
      <w:tr w:rsidR="007936B8" w14:paraId="1B8009C2" w14:textId="77777777" w:rsidTr="610507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2C285BB5" w14:textId="294B5F43" w:rsidR="007936B8" w:rsidRPr="0017540A" w:rsidRDefault="007936B8" w:rsidP="007936B8">
            <w:pPr>
              <w:spacing w:before="0"/>
              <w:rPr>
                <w:b w:val="0"/>
                <w:bCs w:val="0"/>
              </w:rPr>
            </w:pPr>
            <w:r w:rsidRPr="0017540A">
              <w:rPr>
                <w:b w:val="0"/>
                <w:bCs w:val="0"/>
              </w:rPr>
              <w:t xml:space="preserve">Monday, </w:t>
            </w:r>
            <w:r>
              <w:rPr>
                <w:b w:val="0"/>
                <w:bCs w:val="0"/>
              </w:rPr>
              <w:t>November 4</w:t>
            </w:r>
            <w:r w:rsidRPr="0017540A">
              <w:rPr>
                <w:b w:val="0"/>
                <w:bCs w:val="0"/>
              </w:rPr>
              <w:t>, 202</w:t>
            </w:r>
            <w:r>
              <w:rPr>
                <w:b w:val="0"/>
                <w:bCs w:val="0"/>
              </w:rPr>
              <w:t>4</w:t>
            </w:r>
          </w:p>
          <w:p w14:paraId="022414CB" w14:textId="1984323A" w:rsidR="007936B8" w:rsidRDefault="007936B8" w:rsidP="007936B8">
            <w:pPr>
              <w:spacing w:before="0"/>
            </w:pPr>
            <w:r w:rsidRPr="0017540A">
              <w:rPr>
                <w:b w:val="0"/>
                <w:bCs w:val="0"/>
              </w:rPr>
              <w:t>8:00am PT</w:t>
            </w:r>
          </w:p>
        </w:tc>
        <w:tc>
          <w:tcPr>
            <w:tcW w:w="6252" w:type="dxa"/>
            <w:vAlign w:val="center"/>
          </w:tcPr>
          <w:p w14:paraId="3D3E5642" w14:textId="16028B61" w:rsidR="007936B8" w:rsidRDefault="007936B8" w:rsidP="007936B8">
            <w:pPr>
              <w:spacing w:before="0"/>
              <w:cnfStyle w:val="000000100000" w:firstRow="0" w:lastRow="0" w:firstColumn="0" w:lastColumn="0" w:oddVBand="0" w:evenVBand="0" w:oddHBand="1" w:evenHBand="0" w:firstRowFirstColumn="0" w:firstRowLastColumn="0" w:lastRowFirstColumn="0" w:lastRowLastColumn="0"/>
            </w:pPr>
            <w:r>
              <w:t>Security Documentation due</w:t>
            </w:r>
          </w:p>
        </w:tc>
      </w:tr>
      <w:tr w:rsidR="007936B8" w14:paraId="3981A861" w14:textId="77777777" w:rsidTr="610507CE">
        <w:trPr>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24F44132" w14:textId="4ABDFF2F" w:rsidR="007936B8" w:rsidRDefault="007936B8" w:rsidP="007936B8">
            <w:pPr>
              <w:spacing w:before="0"/>
            </w:pPr>
            <w:r>
              <w:rPr>
                <w:b w:val="0"/>
                <w:bCs w:val="0"/>
              </w:rPr>
              <w:t>Wednesday, November 6, 2024</w:t>
            </w:r>
          </w:p>
          <w:p w14:paraId="2C8DC94F" w14:textId="7F87979C" w:rsidR="007936B8" w:rsidRPr="0017540A" w:rsidRDefault="007936B8" w:rsidP="007936B8">
            <w:pPr>
              <w:spacing w:before="0"/>
              <w:rPr>
                <w:b w:val="0"/>
                <w:bCs w:val="0"/>
              </w:rPr>
            </w:pPr>
            <w:r>
              <w:rPr>
                <w:b w:val="0"/>
                <w:bCs w:val="0"/>
              </w:rPr>
              <w:t>8:00am PT</w:t>
            </w:r>
          </w:p>
        </w:tc>
        <w:tc>
          <w:tcPr>
            <w:tcW w:w="6252" w:type="dxa"/>
            <w:vAlign w:val="center"/>
          </w:tcPr>
          <w:p w14:paraId="56709E9C" w14:textId="77D8D474" w:rsidR="007936B8" w:rsidRDefault="007936B8" w:rsidP="007936B8">
            <w:pPr>
              <w:spacing w:before="0"/>
              <w:cnfStyle w:val="000000000000" w:firstRow="0" w:lastRow="0" w:firstColumn="0" w:lastColumn="0" w:oddVBand="0" w:evenVBand="0" w:oddHBand="0" w:evenHBand="0" w:firstRowFirstColumn="0" w:firstRowLastColumn="0" w:lastRowFirstColumn="0" w:lastRowLastColumn="0"/>
            </w:pPr>
            <w:r w:rsidRPr="00D0593D">
              <w:rPr>
                <w:i/>
                <w:iCs/>
              </w:rPr>
              <w:t>Late submission</w:t>
            </w:r>
            <w:r>
              <w:t xml:space="preserve"> deadline for Security Documentation due</w:t>
            </w:r>
          </w:p>
        </w:tc>
      </w:tr>
      <w:tr w:rsidR="007936B8" w14:paraId="1C4AEF14" w14:textId="77777777" w:rsidTr="610507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hideMark/>
          </w:tcPr>
          <w:p w14:paraId="7DB360C8" w14:textId="1BA082F3" w:rsidR="007936B8" w:rsidRDefault="007936B8" w:rsidP="007936B8">
            <w:pPr>
              <w:spacing w:before="0"/>
              <w:rPr>
                <w:bCs w:val="0"/>
              </w:rPr>
            </w:pPr>
            <w:r w:rsidRPr="00023932">
              <w:rPr>
                <w:b w:val="0"/>
              </w:rPr>
              <w:t xml:space="preserve">Friday, November </w:t>
            </w:r>
            <w:r>
              <w:rPr>
                <w:b w:val="0"/>
              </w:rPr>
              <w:t>8</w:t>
            </w:r>
            <w:r w:rsidRPr="00023932">
              <w:rPr>
                <w:b w:val="0"/>
              </w:rPr>
              <w:t>, 20</w:t>
            </w:r>
            <w:r>
              <w:rPr>
                <w:b w:val="0"/>
              </w:rPr>
              <w:t>24</w:t>
            </w:r>
          </w:p>
          <w:p w14:paraId="4806C444" w14:textId="0FD032E3" w:rsidR="007936B8" w:rsidRDefault="007936B8" w:rsidP="007936B8">
            <w:pPr>
              <w:spacing w:before="0"/>
              <w:rPr>
                <w:bCs w:val="0"/>
              </w:rPr>
            </w:pPr>
            <w:r>
              <w:rPr>
                <w:b w:val="0"/>
              </w:rPr>
              <w:t>11:00am – 8:00pm CT</w:t>
            </w:r>
          </w:p>
          <w:p w14:paraId="6594E4CF" w14:textId="3574EFD3" w:rsidR="007936B8" w:rsidRPr="0099478A" w:rsidRDefault="007936B8" w:rsidP="007936B8">
            <w:pPr>
              <w:spacing w:before="0"/>
              <w:rPr>
                <w:b w:val="0"/>
                <w:bCs w:val="0"/>
              </w:rPr>
            </w:pPr>
            <w:r>
              <w:rPr>
                <w:b w:val="0"/>
                <w:bCs w:val="0"/>
              </w:rPr>
              <w:t>@ Q Center, Illinois</w:t>
            </w:r>
          </w:p>
        </w:tc>
        <w:tc>
          <w:tcPr>
            <w:tcW w:w="6252" w:type="dxa"/>
            <w:vAlign w:val="center"/>
            <w:hideMark/>
          </w:tcPr>
          <w:p w14:paraId="1C1ABD15" w14:textId="764A7154" w:rsidR="007936B8" w:rsidRDefault="007936B8" w:rsidP="007936B8">
            <w:pPr>
              <w:spacing w:before="0"/>
              <w:cnfStyle w:val="000000100000" w:firstRow="0" w:lastRow="0" w:firstColumn="0" w:lastColumn="0" w:oddVBand="0" w:evenVBand="0" w:oddHBand="1" w:evenHBand="0" w:firstRowFirstColumn="0" w:firstRowLastColumn="0" w:lastRowFirstColumn="0" w:lastRowLastColumn="0"/>
            </w:pPr>
            <w:r>
              <w:t xml:space="preserve">Students are provided with extended help support hours with competition staff to answer any final questions. </w:t>
            </w:r>
          </w:p>
          <w:p w14:paraId="48D486FA" w14:textId="11690501" w:rsidR="007936B8" w:rsidRPr="00306477" w:rsidRDefault="610507CE" w:rsidP="610507CE">
            <w:pPr>
              <w:spacing w:before="0"/>
              <w:cnfStyle w:val="000000100000" w:firstRow="0" w:lastRow="0" w:firstColumn="0" w:lastColumn="0" w:oddVBand="0" w:evenVBand="0" w:oddHBand="1" w:evenHBand="0" w:firstRowFirstColumn="0" w:firstRowLastColumn="0" w:lastRowFirstColumn="0" w:lastRowLastColumn="0"/>
              <w:rPr>
                <w:u w:val="single"/>
              </w:rPr>
            </w:pPr>
            <w:r w:rsidRPr="00306477">
              <w:rPr>
                <w:u w:val="single"/>
              </w:rPr>
              <w:t>Red team and Blue team mandatory check in</w:t>
            </w:r>
          </w:p>
        </w:tc>
      </w:tr>
      <w:tr w:rsidR="007936B8" w14:paraId="1DE212BB" w14:textId="77777777" w:rsidTr="610507CE">
        <w:trPr>
          <w:trHeight w:val="506"/>
        </w:trPr>
        <w:tc>
          <w:tcPr>
            <w:cnfStyle w:val="001000000000" w:firstRow="0" w:lastRow="0" w:firstColumn="1" w:lastColumn="0" w:oddVBand="0" w:evenVBand="0" w:oddHBand="0" w:evenHBand="0" w:firstRowFirstColumn="0" w:firstRowLastColumn="0" w:lastRowFirstColumn="0" w:lastRowLastColumn="0"/>
            <w:tcW w:w="3150" w:type="dxa"/>
            <w:vAlign w:val="center"/>
            <w:hideMark/>
          </w:tcPr>
          <w:p w14:paraId="01C285F8" w14:textId="75BC93DE" w:rsidR="007936B8" w:rsidRPr="00023932" w:rsidRDefault="007936B8" w:rsidP="007936B8">
            <w:pPr>
              <w:spacing w:before="0"/>
              <w:rPr>
                <w:b w:val="0"/>
                <w:bCs w:val="0"/>
              </w:rPr>
            </w:pPr>
            <w:r w:rsidRPr="00023932">
              <w:rPr>
                <w:b w:val="0"/>
              </w:rPr>
              <w:t xml:space="preserve">Saturday, November </w:t>
            </w:r>
            <w:r>
              <w:rPr>
                <w:b w:val="0"/>
              </w:rPr>
              <w:t>9</w:t>
            </w:r>
            <w:r w:rsidRPr="00023932">
              <w:rPr>
                <w:b w:val="0"/>
              </w:rPr>
              <w:t>, 20</w:t>
            </w:r>
            <w:r>
              <w:rPr>
                <w:b w:val="0"/>
              </w:rPr>
              <w:t>24</w:t>
            </w:r>
          </w:p>
        </w:tc>
        <w:tc>
          <w:tcPr>
            <w:tcW w:w="6252" w:type="dxa"/>
            <w:vAlign w:val="center"/>
            <w:hideMark/>
          </w:tcPr>
          <w:p w14:paraId="1E9A3B4F" w14:textId="77777777" w:rsidR="007936B8" w:rsidRPr="00FC71DE" w:rsidRDefault="007936B8" w:rsidP="007936B8">
            <w:pPr>
              <w:spacing w:before="0"/>
              <w:cnfStyle w:val="000000000000" w:firstRow="0" w:lastRow="0" w:firstColumn="0" w:lastColumn="0" w:oddVBand="0" w:evenVBand="0" w:oddHBand="0" w:evenHBand="0" w:firstRowFirstColumn="0" w:firstRowLastColumn="0" w:lastRowFirstColumn="0" w:lastRowLastColumn="0"/>
            </w:pPr>
            <w:r>
              <w:t>Competition Day</w:t>
            </w:r>
          </w:p>
        </w:tc>
      </w:tr>
      <w:bookmarkEnd w:id="7"/>
    </w:tbl>
    <w:p w14:paraId="66E12E02" w14:textId="77777777" w:rsidR="00095C4B" w:rsidRDefault="00095C4B">
      <w:pPr>
        <w:rPr>
          <w:caps/>
          <w:spacing w:val="15"/>
        </w:rPr>
      </w:pPr>
      <w:r>
        <w:br w:type="page"/>
      </w:r>
    </w:p>
    <w:p w14:paraId="08552ACB" w14:textId="6F714140" w:rsidR="008A4E76" w:rsidRDefault="008A4E76" w:rsidP="008A4E76">
      <w:pPr>
        <w:pStyle w:val="Heading2"/>
      </w:pPr>
      <w:bookmarkStart w:id="8" w:name="_Toc148092072"/>
      <w:r>
        <w:lastRenderedPageBreak/>
        <w:t>Scenario</w:t>
      </w:r>
      <w:bookmarkEnd w:id="8"/>
    </w:p>
    <w:p w14:paraId="2C46BF7C" w14:textId="1691200E" w:rsidR="00D54EA4" w:rsidRPr="00FA34B0" w:rsidRDefault="0007482A" w:rsidP="00972FE1">
      <w:r>
        <w:rPr>
          <w:noProof/>
        </w:rPr>
        <w:drawing>
          <wp:inline distT="0" distB="0" distL="0" distR="0" wp14:anchorId="588770FB" wp14:editId="62B18DAE">
            <wp:extent cx="5943600" cy="7694295"/>
            <wp:effectExtent l="19050" t="19050" r="19050" b="20955"/>
            <wp:docPr id="1041673033"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3033"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694295"/>
                    </a:xfrm>
                    <a:prstGeom prst="rect">
                      <a:avLst/>
                    </a:prstGeom>
                    <a:ln w="3175">
                      <a:solidFill>
                        <a:schemeClr val="accent5"/>
                      </a:solidFill>
                    </a:ln>
                  </pic:spPr>
                </pic:pic>
              </a:graphicData>
            </a:graphic>
          </wp:inline>
        </w:drawing>
      </w:r>
    </w:p>
    <w:p w14:paraId="26E17459" w14:textId="17852EC7" w:rsidR="00D54EA4" w:rsidRDefault="00D54EA4">
      <w:pPr>
        <w:rPr>
          <w:caps/>
          <w:spacing w:val="15"/>
        </w:rPr>
      </w:pPr>
      <w:bookmarkStart w:id="9" w:name="_Toc529904310"/>
    </w:p>
    <w:p w14:paraId="4C985DE4" w14:textId="4AB3A7B5" w:rsidR="00B66940" w:rsidRDefault="00B66940" w:rsidP="004A6E32">
      <w:pPr>
        <w:pStyle w:val="Heading2"/>
      </w:pPr>
      <w:bookmarkStart w:id="10" w:name="_Toc148092073"/>
      <w:bookmarkEnd w:id="9"/>
      <w:r>
        <w:t xml:space="preserve">Competition </w:t>
      </w:r>
      <w:r w:rsidR="00FC71DE">
        <w:t>Structure</w:t>
      </w:r>
      <w:bookmarkEnd w:id="10"/>
    </w:p>
    <w:p w14:paraId="6935A6FD" w14:textId="2D100BFB" w:rsidR="008A6292" w:rsidRDefault="008A6292" w:rsidP="008A6292">
      <w:pPr>
        <w:pStyle w:val="Heading3"/>
      </w:pPr>
      <w:bookmarkStart w:id="11" w:name="_Toc148092074"/>
      <w:r>
        <w:t>Communication Flow</w:t>
      </w:r>
      <w:bookmarkEnd w:id="11"/>
    </w:p>
    <w:p w14:paraId="5BA8672F" w14:textId="692B4177" w:rsidR="00830EA1" w:rsidRDefault="54A4F052" w:rsidP="00830EA1">
      <w:r>
        <w:t xml:space="preserve">Below is a diagram of various team interactions to help you understand how the competition volunteers and registrants interact. For the remainder of this document, students are classified as the </w:t>
      </w:r>
      <w:r w:rsidRPr="54A4F052">
        <w:rPr>
          <w:rStyle w:val="IntenseEmphasis"/>
        </w:rPr>
        <w:t>Blue team</w:t>
      </w:r>
      <w:r>
        <w:t xml:space="preserve">. </w:t>
      </w:r>
    </w:p>
    <w:tbl>
      <w:tblPr>
        <w:tblStyle w:val="TableGrid"/>
        <w:tblW w:w="9360" w:type="dxa"/>
        <w:tblLook w:val="04A0" w:firstRow="1" w:lastRow="0" w:firstColumn="1" w:lastColumn="0" w:noHBand="0" w:noVBand="1"/>
      </w:tblPr>
      <w:tblGrid>
        <w:gridCol w:w="1076"/>
        <w:gridCol w:w="8284"/>
      </w:tblGrid>
      <w:tr w:rsidR="008709DC" w14:paraId="1B01DD39" w14:textId="77777777" w:rsidTr="00857DA4">
        <w:trPr>
          <w:trHeight w:val="720"/>
        </w:trPr>
        <w:tc>
          <w:tcPr>
            <w:tcW w:w="1076" w:type="dxa"/>
            <w:shd w:val="clear" w:color="auto" w:fill="00B0F0"/>
            <w:vAlign w:val="center"/>
          </w:tcPr>
          <w:p w14:paraId="5B4EA9DA" w14:textId="62C2C24F" w:rsidR="008709DC" w:rsidRPr="00981FCB" w:rsidRDefault="007236AD">
            <w:pPr>
              <w:rPr>
                <w:b/>
              </w:rPr>
            </w:pPr>
            <w:r w:rsidRPr="00981FCB">
              <w:rPr>
                <w:b/>
              </w:rPr>
              <w:t>Blue</w:t>
            </w:r>
          </w:p>
        </w:tc>
        <w:tc>
          <w:tcPr>
            <w:tcW w:w="8284" w:type="dxa"/>
            <w:shd w:val="clear" w:color="auto" w:fill="00B0F0"/>
            <w:vAlign w:val="center"/>
          </w:tcPr>
          <w:p w14:paraId="73D705AE" w14:textId="7ED88B27" w:rsidR="008709DC" w:rsidRDefault="008709DC">
            <w:r w:rsidRPr="008709DC">
              <w:t xml:space="preserve">A Blue </w:t>
            </w:r>
            <w:r w:rsidR="0001092B">
              <w:t>t</w:t>
            </w:r>
            <w:r w:rsidRPr="008709DC">
              <w:t xml:space="preserve">eam is </w:t>
            </w:r>
            <w:r w:rsidR="00740962">
              <w:t>composed</w:t>
            </w:r>
            <w:r w:rsidRPr="008709DC">
              <w:t xml:space="preserve"> of collegiate students who defend their network infrastructure from the Red </w:t>
            </w:r>
            <w:r w:rsidR="0001092B">
              <w:t>t</w:t>
            </w:r>
            <w:r w:rsidRPr="008709DC">
              <w:t xml:space="preserve">eam and maintain system usability for the Green </w:t>
            </w:r>
            <w:r w:rsidR="00934954">
              <w:t>te</w:t>
            </w:r>
            <w:r w:rsidRPr="008709DC">
              <w:t>am.</w:t>
            </w:r>
          </w:p>
        </w:tc>
      </w:tr>
      <w:tr w:rsidR="008709DC" w14:paraId="44AFD818" w14:textId="77777777" w:rsidTr="00981FCB">
        <w:trPr>
          <w:trHeight w:val="800"/>
        </w:trPr>
        <w:tc>
          <w:tcPr>
            <w:tcW w:w="1076" w:type="dxa"/>
            <w:shd w:val="clear" w:color="auto" w:fill="FF0000"/>
            <w:vAlign w:val="center"/>
          </w:tcPr>
          <w:p w14:paraId="319094AC" w14:textId="34EDEED2" w:rsidR="008709DC" w:rsidRPr="00981FCB" w:rsidRDefault="007236AD">
            <w:pPr>
              <w:rPr>
                <w:b/>
              </w:rPr>
            </w:pPr>
            <w:r w:rsidRPr="00981FCB">
              <w:rPr>
                <w:b/>
              </w:rPr>
              <w:t>Red</w:t>
            </w:r>
          </w:p>
        </w:tc>
        <w:tc>
          <w:tcPr>
            <w:tcW w:w="8284" w:type="dxa"/>
            <w:shd w:val="clear" w:color="auto" w:fill="FF0000"/>
            <w:vAlign w:val="center"/>
          </w:tcPr>
          <w:p w14:paraId="40BC63F5" w14:textId="5E730312" w:rsidR="008709DC" w:rsidRDefault="008709DC">
            <w:r>
              <w:t xml:space="preserve">The Red </w:t>
            </w:r>
            <w:r w:rsidR="0001092B">
              <w:t>t</w:t>
            </w:r>
            <w:r>
              <w:t xml:space="preserve">eam includes industry security professionals that play the role of cyber attackers or </w:t>
            </w:r>
          </w:p>
          <w:p w14:paraId="12A45078" w14:textId="2ABEF66A" w:rsidR="008709DC" w:rsidRDefault="008709DC">
            <w:r>
              <w:t xml:space="preserve">“hackers,” attempting to breach the Blue network infrastructure and defenses of the Blue </w:t>
            </w:r>
            <w:r w:rsidR="0001092B">
              <w:t>t</w:t>
            </w:r>
            <w:r>
              <w:t>eam participants.</w:t>
            </w:r>
          </w:p>
        </w:tc>
      </w:tr>
      <w:tr w:rsidR="008709DC" w14:paraId="1C48AAAE" w14:textId="77777777" w:rsidTr="00981FCB">
        <w:trPr>
          <w:trHeight w:val="274"/>
        </w:trPr>
        <w:tc>
          <w:tcPr>
            <w:tcW w:w="1076" w:type="dxa"/>
            <w:shd w:val="clear" w:color="auto" w:fill="00B050"/>
            <w:vAlign w:val="center"/>
          </w:tcPr>
          <w:p w14:paraId="2901FC05" w14:textId="65F61D09" w:rsidR="008709DC" w:rsidRPr="00981FCB" w:rsidRDefault="007236AD">
            <w:pPr>
              <w:rPr>
                <w:b/>
              </w:rPr>
            </w:pPr>
            <w:r w:rsidRPr="00981FCB">
              <w:rPr>
                <w:b/>
              </w:rPr>
              <w:t>Green</w:t>
            </w:r>
          </w:p>
        </w:tc>
        <w:tc>
          <w:tcPr>
            <w:tcW w:w="8284" w:type="dxa"/>
            <w:shd w:val="clear" w:color="auto" w:fill="00B050"/>
            <w:vAlign w:val="center"/>
          </w:tcPr>
          <w:p w14:paraId="4C2E037D" w14:textId="4A4B04AE" w:rsidR="008709DC" w:rsidRDefault="008709DC">
            <w:r w:rsidRPr="008709DC">
              <w:t xml:space="preserve">The Green </w:t>
            </w:r>
            <w:r w:rsidR="0001092B">
              <w:t>t</w:t>
            </w:r>
            <w:r w:rsidRPr="008709DC">
              <w:t>eam includes volunteers with a variety of skill sets, to emulate typical end users.</w:t>
            </w:r>
          </w:p>
        </w:tc>
      </w:tr>
      <w:tr w:rsidR="008709DC" w14:paraId="5DA80497" w14:textId="77777777" w:rsidTr="00981FCB">
        <w:trPr>
          <w:trHeight w:val="537"/>
        </w:trPr>
        <w:tc>
          <w:tcPr>
            <w:tcW w:w="1076" w:type="dxa"/>
            <w:vAlign w:val="center"/>
          </w:tcPr>
          <w:p w14:paraId="2AC887A4" w14:textId="4076B97E" w:rsidR="008709DC" w:rsidRPr="00981FCB" w:rsidRDefault="007236AD">
            <w:pPr>
              <w:rPr>
                <w:b/>
              </w:rPr>
            </w:pPr>
            <w:r w:rsidRPr="00981FCB">
              <w:rPr>
                <w:b/>
              </w:rPr>
              <w:t>White</w:t>
            </w:r>
          </w:p>
        </w:tc>
        <w:tc>
          <w:tcPr>
            <w:tcW w:w="8284" w:type="dxa"/>
            <w:vAlign w:val="center"/>
          </w:tcPr>
          <w:p w14:paraId="6A085B6B" w14:textId="74BEE46C" w:rsidR="008709DC" w:rsidRDefault="00EA33C5">
            <w:r w:rsidRPr="00EA33C5">
              <w:t xml:space="preserve">The White </w:t>
            </w:r>
            <w:r w:rsidR="0001092B">
              <w:t>t</w:t>
            </w:r>
            <w:r w:rsidRPr="00EA33C5">
              <w:t>eam includes national laboratory employees who support the participants in setting up their infrastructure and judge the competition.</w:t>
            </w:r>
          </w:p>
        </w:tc>
      </w:tr>
      <w:tr w:rsidR="00EA33C5" w14:paraId="009C7927" w14:textId="77777777" w:rsidTr="00981FCB">
        <w:trPr>
          <w:trHeight w:val="537"/>
        </w:trPr>
        <w:tc>
          <w:tcPr>
            <w:tcW w:w="1076" w:type="dxa"/>
            <w:shd w:val="clear" w:color="auto" w:fill="FFC000"/>
            <w:vAlign w:val="center"/>
          </w:tcPr>
          <w:p w14:paraId="6ADC68AF" w14:textId="5E4F7767" w:rsidR="00EA33C5" w:rsidRPr="00981FCB" w:rsidRDefault="007236AD">
            <w:pPr>
              <w:rPr>
                <w:b/>
              </w:rPr>
            </w:pPr>
            <w:r w:rsidRPr="00981FCB">
              <w:rPr>
                <w:b/>
              </w:rPr>
              <w:t>Orange</w:t>
            </w:r>
          </w:p>
        </w:tc>
        <w:tc>
          <w:tcPr>
            <w:tcW w:w="8284" w:type="dxa"/>
            <w:shd w:val="clear" w:color="auto" w:fill="FFC000"/>
            <w:vAlign w:val="center"/>
          </w:tcPr>
          <w:p w14:paraId="24A8F3C4" w14:textId="04619FDC" w:rsidR="00EA33C5" w:rsidRPr="00EA33C5" w:rsidRDefault="00EA33C5">
            <w:r>
              <w:t xml:space="preserve">The </w:t>
            </w:r>
            <w:del w:id="12" w:author="Theel, Amanda L." w:date="2024-10-17T11:25:00Z" w16du:dateUtc="2024-10-17T16:25:00Z">
              <w:r w:rsidDel="00570F5D">
                <w:delText>C</w:delText>
              </w:r>
              <w:r w:rsidR="00FA4346" w:rsidDel="00570F5D">
                <w:delText>-Suite</w:delText>
              </w:r>
              <w:r w:rsidDel="00570F5D">
                <w:delText xml:space="preserve"> Panel (o</w:delText>
              </w:r>
            </w:del>
            <w:ins w:id="13" w:author="Theel, Amanda L." w:date="2024-10-17T11:25:00Z" w16du:dateUtc="2024-10-17T16:25:00Z">
              <w:r w:rsidR="00570F5D">
                <w:t>O</w:t>
              </w:r>
            </w:ins>
            <w:r>
              <w:t>range</w:t>
            </w:r>
            <w:ins w:id="14" w:author="Theel, Amanda L." w:date="2024-10-17T11:25:00Z" w16du:dateUtc="2024-10-17T16:25:00Z">
              <w:r w:rsidR="00570F5D">
                <w:t xml:space="preserve"> team</w:t>
              </w:r>
            </w:ins>
            <w:del w:id="15" w:author="Theel, Amanda L." w:date="2024-10-17T11:25:00Z" w16du:dateUtc="2024-10-17T16:25:00Z">
              <w:r w:rsidDel="00570F5D">
                <w:delText>)</w:delText>
              </w:r>
            </w:del>
            <w:r>
              <w:t xml:space="preserve"> includes volunteers who </w:t>
            </w:r>
            <w:r w:rsidR="007236AD">
              <w:t xml:space="preserve">play the role of a C-suite within </w:t>
            </w:r>
            <w:r w:rsidR="0001092B">
              <w:t>a</w:t>
            </w:r>
            <w:r w:rsidR="007236AD">
              <w:t xml:space="preserve"> mock organization</w:t>
            </w:r>
            <w:ins w:id="16" w:author="Theel, Amanda L." w:date="2024-10-17T11:25:00Z" w16du:dateUtc="2024-10-17T16:25:00Z">
              <w:r w:rsidR="00570F5D">
                <w:t xml:space="preserve"> who review videos and security documentation</w:t>
              </w:r>
            </w:ins>
            <w:r w:rsidR="007236AD">
              <w:t xml:space="preserve">. </w:t>
            </w:r>
          </w:p>
        </w:tc>
      </w:tr>
    </w:tbl>
    <w:p w14:paraId="6C613DE2" w14:textId="77777777" w:rsidR="001E1201" w:rsidRDefault="001E1201" w:rsidP="00091FD8">
      <w:pPr>
        <w:jc w:val="center"/>
      </w:pPr>
    </w:p>
    <w:p w14:paraId="369EC73D" w14:textId="55553855" w:rsidR="008A6292" w:rsidRDefault="001B16F9" w:rsidP="00091FD8">
      <w:pPr>
        <w:jc w:val="center"/>
      </w:pPr>
      <w:r>
        <w:rPr>
          <w:noProof/>
        </w:rPr>
        <w:drawing>
          <wp:inline distT="0" distB="0" distL="0" distR="0" wp14:anchorId="468FDD48" wp14:editId="0E1B825E">
            <wp:extent cx="5943600" cy="3343275"/>
            <wp:effectExtent l="0" t="0" r="0" b="9525"/>
            <wp:docPr id="584509086"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09086"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0DB4">
        <w:t xml:space="preserve"> </w:t>
      </w:r>
    </w:p>
    <w:p w14:paraId="0C56DE4E" w14:textId="0F1E2159" w:rsidR="00B66940" w:rsidRDefault="00B66940">
      <w:pPr>
        <w:pStyle w:val="Heading3"/>
      </w:pPr>
      <w:bookmarkStart w:id="17" w:name="_Toc148092075"/>
      <w:r w:rsidRPr="008A6292">
        <w:t>Setup</w:t>
      </w:r>
      <w:r>
        <w:t xml:space="preserve"> Phase</w:t>
      </w:r>
      <w:bookmarkEnd w:id="17"/>
    </w:p>
    <w:p w14:paraId="7B9B0E14" w14:textId="5156E9FC" w:rsidR="00B66940" w:rsidRDefault="6963808E" w:rsidP="00023932">
      <w:r>
        <w:t xml:space="preserve">Blue teams will be given access to their AWS environment no later than </w:t>
      </w:r>
      <w:r w:rsidRPr="004A522C">
        <w:t>Monday, October 2</w:t>
      </w:r>
      <w:r w:rsidR="004A522C" w:rsidRPr="006F16C5">
        <w:t>8</w:t>
      </w:r>
      <w:r w:rsidRPr="004A522C">
        <w:t>, 202</w:t>
      </w:r>
      <w:r w:rsidR="004A522C" w:rsidRPr="004A522C">
        <w:t>4</w:t>
      </w:r>
      <w:r>
        <w:t xml:space="preserve">. Blue </w:t>
      </w:r>
      <w:r w:rsidR="00BC7557">
        <w:t xml:space="preserve">teams </w:t>
      </w:r>
      <w:r>
        <w:t>should use this time to assess, build, secure, and test their system prior to the competition as well as familiarizing themselves with the competition scenario. Blue teams should continue to prepare their Security Documentation and their C-Suite video</w:t>
      </w:r>
      <w:r w:rsidR="00BC7557">
        <w:t xml:space="preserve"> until their due dates</w:t>
      </w:r>
      <w:r>
        <w:t xml:space="preserve">. </w:t>
      </w:r>
    </w:p>
    <w:p w14:paraId="724FA817" w14:textId="77777777" w:rsidR="00B66940" w:rsidRDefault="00B66940" w:rsidP="004A6E32">
      <w:pPr>
        <w:pStyle w:val="Heading3"/>
      </w:pPr>
      <w:bookmarkStart w:id="18" w:name="_Toc148092076"/>
      <w:r>
        <w:rPr>
          <w:rStyle w:val="None"/>
        </w:rPr>
        <w:lastRenderedPageBreak/>
        <w:t>Attack Phase</w:t>
      </w:r>
      <w:bookmarkEnd w:id="18"/>
    </w:p>
    <w:p w14:paraId="74F05F6E" w14:textId="5EB83A01" w:rsidR="00B66940" w:rsidRDefault="6963808E" w:rsidP="6963808E">
      <w:pPr>
        <w:rPr>
          <w:rStyle w:val="None"/>
        </w:rPr>
      </w:pPr>
      <w:r w:rsidRPr="6963808E">
        <w:rPr>
          <w:rStyle w:val="None"/>
        </w:rPr>
        <w:t xml:space="preserve">On the day of the competition (Saturday, November </w:t>
      </w:r>
      <w:r w:rsidR="0007482A">
        <w:rPr>
          <w:rStyle w:val="None"/>
        </w:rPr>
        <w:t>9</w:t>
      </w:r>
      <w:r w:rsidRPr="6963808E">
        <w:rPr>
          <w:rStyle w:val="None"/>
        </w:rPr>
        <w:t>), the Red team will attempt to gain access to Blue team services on the traditional infrastructure and already have access to the assume breach infrastructure</w:t>
      </w:r>
      <w:r w:rsidR="006B142E">
        <w:rPr>
          <w:rStyle w:val="None"/>
        </w:rPr>
        <w:t xml:space="preserve">. </w:t>
      </w:r>
      <w:r w:rsidR="006B142E" w:rsidRPr="006B142E">
        <w:rPr>
          <w:rStyle w:val="None"/>
        </w:rPr>
        <w:t xml:space="preserve"> </w:t>
      </w:r>
      <w:r w:rsidR="006B142E">
        <w:rPr>
          <w:rStyle w:val="None"/>
        </w:rPr>
        <w:t>Meanwhile, the Green team will be responsible for evaluating the Blue team's web services and system operations</w:t>
      </w:r>
      <w:r w:rsidRPr="6963808E">
        <w:rPr>
          <w:rStyle w:val="None"/>
        </w:rPr>
        <w:t xml:space="preserve">. The White team will assess Blue team service uptime. </w:t>
      </w:r>
      <w:r w:rsidR="006B142E">
        <w:rPr>
          <w:rStyle w:val="None"/>
        </w:rPr>
        <w:t xml:space="preserve">Throughout the competition, </w:t>
      </w:r>
      <w:r w:rsidRPr="6963808E">
        <w:rPr>
          <w:rStyle w:val="None"/>
        </w:rPr>
        <w:t>Blue teams must monitor their systems, answer anomalies, and maintain their website for Green team users.</w:t>
      </w:r>
    </w:p>
    <w:p w14:paraId="448A0083" w14:textId="09A6A61D" w:rsidR="00B66940" w:rsidRDefault="666EBAA4" w:rsidP="00023932">
      <w:r w:rsidRPr="666EBAA4">
        <w:rPr>
          <w:rStyle w:val="None"/>
        </w:rPr>
        <w:t>During this phase, Blue teams may not receive help from anyone external from the 4-6 members on a team. Receiving help from others, including mentors, external parties, etc., will result in disqualification.</w:t>
      </w:r>
    </w:p>
    <w:p w14:paraId="302965A6" w14:textId="319F1F01" w:rsidR="008C1E4A" w:rsidRDefault="0068071F" w:rsidP="004A6E32">
      <w:pPr>
        <w:pStyle w:val="Heading2"/>
      </w:pPr>
      <w:bookmarkStart w:id="19" w:name="_Toc148092077"/>
      <w:r>
        <w:t>Getting Started: Pre-Competition</w:t>
      </w:r>
      <w:bookmarkEnd w:id="19"/>
    </w:p>
    <w:p w14:paraId="72C4DC4F" w14:textId="2D472022" w:rsidR="00B70630" w:rsidRDefault="00A42851" w:rsidP="004A6E32">
      <w:pPr>
        <w:pStyle w:val="Heading3"/>
      </w:pPr>
      <w:bookmarkStart w:id="20" w:name="_Toc148092078"/>
      <w:r>
        <w:t>Communication Channels</w:t>
      </w:r>
      <w:bookmarkEnd w:id="20"/>
    </w:p>
    <w:p w14:paraId="250900DB" w14:textId="3C0332B2" w:rsidR="00A42851" w:rsidRDefault="00FA4346" w:rsidP="004A6E32">
      <w:pPr>
        <w:pStyle w:val="Heading4"/>
      </w:pPr>
      <w:r>
        <w:t>Discord</w:t>
      </w:r>
    </w:p>
    <w:p w14:paraId="50BB3B97" w14:textId="3B7B5523" w:rsidR="00894A82" w:rsidRDefault="610507CE" w:rsidP="6963808E">
      <w:r>
        <w:t xml:space="preserve">Students will be provided a registration link for the CyberForce Competition 2024 Discord Server. </w:t>
      </w:r>
      <w:r w:rsidRPr="610507CE">
        <w:rPr>
          <w:rStyle w:val="Emphasis"/>
        </w:rPr>
        <w:t xml:space="preserve">Please make sure to </w:t>
      </w:r>
      <w:r w:rsidRPr="00570F5D">
        <w:rPr>
          <w:rStyle w:val="Emphasis"/>
          <w:b/>
          <w:bCs/>
          <w:rPrChange w:id="21" w:author="Theel, Amanda L." w:date="2024-10-17T11:26:00Z" w16du:dateUtc="2024-10-17T16:26:00Z">
            <w:rPr>
              <w:rStyle w:val="Emphasis"/>
            </w:rPr>
          </w:rPrChange>
        </w:rPr>
        <w:t>react</w:t>
      </w:r>
      <w:r w:rsidRPr="610507CE">
        <w:rPr>
          <w:rStyle w:val="Emphasis"/>
        </w:rPr>
        <w:t xml:space="preserve"> to the Competition Rules in the #rules text channel to receive the Blue Team role. Students will React to the rules by simply clicking the CyberForce Competition lock. Mentors will react to the rules by simply clicking the CyberForce program shield. </w:t>
      </w:r>
      <w:r>
        <w:t>This will provide access to text channels and the ticket system. For more efficient assistance and troubleshooting, please change your nickname on this Discord server to conform to the following naming convention:</w:t>
      </w:r>
    </w:p>
    <w:p w14:paraId="2538A147" w14:textId="29A12A3F" w:rsidR="00894A82" w:rsidRDefault="6963808E" w:rsidP="0038124A">
      <w:pPr>
        <w:pStyle w:val="ListParagraph"/>
        <w:numPr>
          <w:ilvl w:val="0"/>
          <w:numId w:val="34"/>
        </w:numPr>
      </w:pPr>
      <w:r w:rsidRPr="0038124A">
        <w:rPr>
          <w:b/>
          <w:bCs/>
        </w:rPr>
        <w:t>STUDENTS: T&lt;team number&gt; - &lt;First Name&gt; (e.g., T17 - Jimmy, T176 - Hunter or T100 - Cindy)</w:t>
      </w:r>
    </w:p>
    <w:p w14:paraId="1BAB7FD6" w14:textId="56D4B427" w:rsidR="00894A82" w:rsidRDefault="3B262758" w:rsidP="0038124A">
      <w:pPr>
        <w:pStyle w:val="ListParagraph"/>
        <w:numPr>
          <w:ilvl w:val="0"/>
          <w:numId w:val="34"/>
        </w:numPr>
      </w:pPr>
      <w:r w:rsidRPr="3B262758">
        <w:rPr>
          <w:b/>
          <w:bCs/>
        </w:rPr>
        <w:t>MENTORS: T&lt;team number&gt; - Mentor (e.g., T99 - Mentor, T2 - Mentor)</w:t>
      </w:r>
    </w:p>
    <w:p w14:paraId="5642B98B" w14:textId="429748BD" w:rsidR="3B262758" w:rsidRPr="006F16C5" w:rsidRDefault="3B262758" w:rsidP="3B262758">
      <w:pPr>
        <w:rPr>
          <w:rStyle w:val="IntenseEmphasis"/>
        </w:rPr>
      </w:pPr>
      <w:r w:rsidRPr="006F16C5">
        <w:rPr>
          <w:rStyle w:val="IntenseEmphasis"/>
        </w:rPr>
        <w:t>The naming convention is REQUIRED in order to be added to your team’s blue-red bridge chat</w:t>
      </w:r>
      <w:ins w:id="22" w:author="Theel, Amanda L." w:date="2024-10-17T11:27:00Z" w16du:dateUtc="2024-10-17T16:27:00Z">
        <w:r w:rsidR="00570F5D">
          <w:rPr>
            <w:rStyle w:val="IntenseEmphasis"/>
          </w:rPr>
          <w:t xml:space="preserve">, you will see your Discord team number in the excel sheet within </w:t>
        </w:r>
      </w:ins>
      <w:ins w:id="23" w:author="Theel, Amanda L." w:date="2024-10-17T11:28:00Z" w16du:dateUtc="2024-10-17T16:28:00Z">
        <w:r w:rsidR="00570F5D">
          <w:rPr>
            <w:rStyle w:val="IntenseEmphasis"/>
          </w:rPr>
          <w:t>github</w:t>
        </w:r>
      </w:ins>
      <w:r w:rsidRPr="006F16C5">
        <w:rPr>
          <w:rStyle w:val="IntenseEmphasis"/>
        </w:rPr>
        <w:t>. Mentors will not be added to the blue-red bridge channel.</w:t>
      </w:r>
    </w:p>
    <w:p w14:paraId="45179DD0" w14:textId="64733DF5" w:rsidR="3B262758" w:rsidRDefault="610507CE" w:rsidP="610507CE">
      <w:pPr>
        <w:rPr>
          <w:i/>
          <w:iCs/>
        </w:rPr>
      </w:pPr>
      <w:r w:rsidRPr="610507CE">
        <w:rPr>
          <w:i/>
          <w:iCs/>
        </w:rPr>
        <w:t xml:space="preserve">Attempting to manipulate or otherwise compromise any Discord bot or channel in the server will result in </w:t>
      </w:r>
      <w:r w:rsidRPr="610507CE">
        <w:rPr>
          <w:b/>
          <w:bCs/>
          <w:i/>
          <w:iCs/>
        </w:rPr>
        <w:t xml:space="preserve">disqualification </w:t>
      </w:r>
      <w:r w:rsidRPr="610507CE">
        <w:rPr>
          <w:i/>
          <w:iCs/>
        </w:rPr>
        <w:t>(e.g. trying to mess with another team’s ticket or blue-red chat).</w:t>
      </w:r>
    </w:p>
    <w:p w14:paraId="3A28C4A5" w14:textId="74608E04" w:rsidR="00894A82" w:rsidRDefault="6963808E" w:rsidP="6963808E">
      <w:r>
        <w:t xml:space="preserve">Participants are encouraged to assist one another via various Discord channels. </w:t>
      </w:r>
    </w:p>
    <w:p w14:paraId="14BC403E" w14:textId="057DF091" w:rsidR="00F50908" w:rsidRDefault="610507CE" w:rsidP="610507CE">
      <w:pPr>
        <w:rPr>
          <w:i/>
          <w:iCs/>
        </w:rPr>
      </w:pPr>
      <w:r>
        <w:t xml:space="preserve">The </w:t>
      </w:r>
      <w:r w:rsidRPr="610507CE">
        <w:rPr>
          <w:u w:val="single"/>
        </w:rPr>
        <w:t>help desk functionality</w:t>
      </w:r>
      <w:r>
        <w:t xml:space="preserve"> will also be through Discord this year in the #tickets channel. Students who need assistance throughout the competition and pre-competition should create a help desk ticket through Discord. More information can be found later. </w:t>
      </w:r>
      <w:r w:rsidRPr="610507CE">
        <w:rPr>
          <w:rStyle w:val="IntenseEmphasis"/>
        </w:rPr>
        <w:t>Do not DM admins or staff</w:t>
      </w:r>
      <w:r w:rsidRPr="610507CE">
        <w:rPr>
          <w:b/>
          <w:bCs/>
        </w:rPr>
        <w:t>.</w:t>
      </w:r>
      <w:r>
        <w:t xml:space="preserve"> </w:t>
      </w:r>
      <w:r w:rsidRPr="610507CE">
        <w:rPr>
          <w:b/>
          <w:bCs/>
          <w:i/>
          <w:iCs/>
        </w:rPr>
        <w:t>EACH</w:t>
      </w:r>
      <w:r w:rsidRPr="610507CE">
        <w:rPr>
          <w:i/>
          <w:iCs/>
        </w:rPr>
        <w:t xml:space="preserve"> violation will incur a 10-point deduction.</w:t>
      </w:r>
      <w:r>
        <w:t xml:space="preserve"> The ticket system and text channels are available for any questions or issues you may encounter. Additional ticket types will be released via announcement as needed. </w:t>
      </w:r>
    </w:p>
    <w:p w14:paraId="6112EA5D" w14:textId="6B181110" w:rsidR="00A42851" w:rsidRDefault="00A42851" w:rsidP="004A6E32">
      <w:pPr>
        <w:pStyle w:val="Heading4"/>
      </w:pPr>
      <w:r>
        <w:t>Email</w:t>
      </w:r>
    </w:p>
    <w:p w14:paraId="1553739F" w14:textId="686AC2DB" w:rsidR="00A42851" w:rsidRDefault="00A42851" w:rsidP="00A42851">
      <w:r>
        <w:t xml:space="preserve">Students may also email </w:t>
      </w:r>
      <w:hyperlink r:id="rId15" w:history="1">
        <w:r w:rsidR="00CF394E" w:rsidRPr="004B04C0">
          <w:rPr>
            <w:rStyle w:val="Hyperlink"/>
          </w:rPr>
          <w:t>CyberForceCompetition@anl.gov</w:t>
        </w:r>
      </w:hyperlink>
      <w:r w:rsidR="00CF394E">
        <w:t>.</w:t>
      </w:r>
      <w:r>
        <w:t xml:space="preserve"> Please note, this email is only monitored during normal business hours </w:t>
      </w:r>
      <w:r w:rsidR="00D3064D">
        <w:t>(8am-5pm</w:t>
      </w:r>
      <w:r w:rsidR="0038124A">
        <w:t xml:space="preserve"> CT)</w:t>
      </w:r>
      <w:r>
        <w:t xml:space="preserve">, Monday – Friday. </w:t>
      </w:r>
      <w:r w:rsidR="00776EB9">
        <w:t xml:space="preserve">This email will not be monitored Thursday, November 7-Saturday, November 9, 2024, please be sure to use the help desk system. </w:t>
      </w:r>
    </w:p>
    <w:p w14:paraId="2E26B013" w14:textId="015B250C" w:rsidR="00FB189C" w:rsidRDefault="00FB189C" w:rsidP="00FB189C">
      <w:pPr>
        <w:pStyle w:val="Heading4"/>
      </w:pPr>
      <w:r>
        <w:t>Help Desk</w:t>
      </w:r>
    </w:p>
    <w:p w14:paraId="066F3933" w14:textId="624BB995" w:rsidR="00FB189C" w:rsidRPr="00FB189C" w:rsidRDefault="00FB189C" w:rsidP="00FB189C">
      <w:r>
        <w:lastRenderedPageBreak/>
        <w:t xml:space="preserve">This year to ensure appropriate response time, if students </w:t>
      </w:r>
      <w:r w:rsidDel="003B7207">
        <w:t xml:space="preserve">need </w:t>
      </w:r>
      <w:r w:rsidR="007A0302">
        <w:t>technical</w:t>
      </w:r>
      <w:r>
        <w:t xml:space="preserve"> assistance from the White team, they </w:t>
      </w:r>
      <w:r w:rsidR="00A35E4E">
        <w:t>are</w:t>
      </w:r>
      <w:r>
        <w:t xml:space="preserve"> required to </w:t>
      </w:r>
      <w:r w:rsidR="002A12AD">
        <w:t xml:space="preserve">submit a </w:t>
      </w:r>
      <w:r w:rsidR="00FA4346">
        <w:t xml:space="preserve">help desk ticket </w:t>
      </w:r>
      <w:r w:rsidR="002A12AD">
        <w:t>through Discord</w:t>
      </w:r>
      <w:r w:rsidR="00FA4346">
        <w:t xml:space="preserve">. </w:t>
      </w:r>
      <w:r w:rsidR="007C2963">
        <w:t>Please note that</w:t>
      </w:r>
      <w:r>
        <w:t xml:space="preserve"> the </w:t>
      </w:r>
      <w:r w:rsidR="007C2963">
        <w:t>help desk system is monitored only during normal business hours prior to the competition Monday-Friday 8am-5pm CT. You should be as specific as possible in your tickets</w:t>
      </w:r>
      <w:r w:rsidR="002A12AD">
        <w:t>.</w:t>
      </w:r>
      <w:r w:rsidR="007A0302">
        <w:t xml:space="preserve"> </w:t>
      </w:r>
      <w:r w:rsidR="001B16F9">
        <w:t xml:space="preserve">Tickets are broken out into specific topics, please try to utilize the topic for your support instead of conglomerating them into one. Inputting more than one ticket for the same topic will result in your ticket moving to the bottom of the pile. </w:t>
      </w:r>
    </w:p>
    <w:p w14:paraId="1B6AC6E4" w14:textId="1452D421" w:rsidR="00A42851" w:rsidRPr="00A42851" w:rsidRDefault="666EBAA4" w:rsidP="666EBAA4">
      <w:pPr>
        <w:pStyle w:val="Heading3"/>
        <w:rPr>
          <w:b/>
          <w:bCs/>
        </w:rPr>
      </w:pPr>
      <w:bookmarkStart w:id="24" w:name="_Toc148092079"/>
      <w:r w:rsidRPr="666EBAA4">
        <w:rPr>
          <w:b/>
          <w:bCs/>
        </w:rPr>
        <w:t>Competition Environment</w:t>
      </w:r>
      <w:bookmarkEnd w:id="24"/>
    </w:p>
    <w:p w14:paraId="403F8358" w14:textId="2BA4E1B0" w:rsidR="00FC71DE" w:rsidRPr="0038124A" w:rsidRDefault="00FC71DE" w:rsidP="004A6E32">
      <w:pPr>
        <w:pStyle w:val="Heading4"/>
      </w:pPr>
      <w:r w:rsidRPr="0038124A">
        <w:rPr>
          <w:rStyle w:val="None"/>
        </w:rPr>
        <w:t xml:space="preserve">Network Topology </w:t>
      </w:r>
    </w:p>
    <w:p w14:paraId="5F9EA6CD" w14:textId="6ECE23AD" w:rsidR="00FC71DE" w:rsidRPr="0038124A" w:rsidRDefault="666EBAA4" w:rsidP="009C6541">
      <w:pPr>
        <w:pStyle w:val="ListParagraph"/>
        <w:numPr>
          <w:ilvl w:val="0"/>
          <w:numId w:val="6"/>
        </w:numPr>
      </w:pPr>
      <w:r w:rsidRPr="0038124A">
        <w:rPr>
          <w:rStyle w:val="None"/>
        </w:rPr>
        <w:t xml:space="preserve">You will inherit a /27 AWS VPC subnet </w:t>
      </w:r>
    </w:p>
    <w:p w14:paraId="6471EC86" w14:textId="43C8FCB4" w:rsidR="00FC71DE" w:rsidRDefault="00FC71DE" w:rsidP="009C6541">
      <w:pPr>
        <w:pStyle w:val="ListParagraph"/>
        <w:numPr>
          <w:ilvl w:val="0"/>
          <w:numId w:val="6"/>
        </w:numPr>
      </w:pPr>
      <w:r w:rsidRPr="0038124A">
        <w:rPr>
          <w:rStyle w:val="None"/>
        </w:rPr>
        <w:t>Any changes</w:t>
      </w:r>
      <w:r>
        <w:rPr>
          <w:rStyle w:val="None"/>
        </w:rPr>
        <w:t xml:space="preserve"> to your Blue team infrastructure must be clearly document</w:t>
      </w:r>
      <w:r w:rsidR="00CC7776">
        <w:rPr>
          <w:rStyle w:val="None"/>
        </w:rPr>
        <w:t xml:space="preserve">ed in </w:t>
      </w:r>
      <w:r w:rsidR="003B7207">
        <w:rPr>
          <w:rStyle w:val="None"/>
        </w:rPr>
        <w:t xml:space="preserve">Security </w:t>
      </w:r>
      <w:r w:rsidR="00CC7776">
        <w:rPr>
          <w:rStyle w:val="None"/>
        </w:rPr>
        <w:t>Documentation.</w:t>
      </w:r>
      <w:r>
        <w:rPr>
          <w:rStyle w:val="None"/>
        </w:rPr>
        <w:t xml:space="preserve"> </w:t>
      </w:r>
    </w:p>
    <w:p w14:paraId="018BB9A9" w14:textId="1EE6CBB8" w:rsidR="00FC71DE" w:rsidRDefault="00FC71DE" w:rsidP="004A6E32">
      <w:pPr>
        <w:pStyle w:val="Heading4"/>
        <w:rPr>
          <w:rStyle w:val="None"/>
        </w:rPr>
      </w:pPr>
      <w:r>
        <w:rPr>
          <w:rStyle w:val="None"/>
        </w:rPr>
        <w:t xml:space="preserve">Login Instructions </w:t>
      </w:r>
    </w:p>
    <w:p w14:paraId="685E27DD" w14:textId="77777777" w:rsidR="00FC71DE" w:rsidRDefault="00FC71DE" w:rsidP="004A6E32">
      <w:pPr>
        <w:pStyle w:val="Heading5"/>
      </w:pPr>
      <w:r>
        <w:rPr>
          <w:rStyle w:val="None"/>
        </w:rPr>
        <w:t xml:space="preserve">VPN Install </w:t>
      </w:r>
      <w:r w:rsidRPr="009C7220">
        <w:rPr>
          <w:rStyle w:val="None"/>
        </w:rPr>
        <w:t>Instructions</w:t>
      </w:r>
      <w:r>
        <w:rPr>
          <w:rStyle w:val="None"/>
        </w:rPr>
        <w:t xml:space="preserve"> </w:t>
      </w:r>
    </w:p>
    <w:p w14:paraId="7F2C2E36" w14:textId="5C962B27" w:rsidR="00FC71DE" w:rsidRDefault="00FC71DE" w:rsidP="00023932">
      <w:r>
        <w:rPr>
          <w:rStyle w:val="None"/>
        </w:rPr>
        <w:t xml:space="preserve">The competition uses OpenVPN for access to the </w:t>
      </w:r>
      <w:r w:rsidR="006A4118">
        <w:rPr>
          <w:rStyle w:val="None"/>
        </w:rPr>
        <w:t>AWS</w:t>
      </w:r>
      <w:r>
        <w:rPr>
          <w:rStyle w:val="None"/>
        </w:rPr>
        <w:t xml:space="preserve"> environment. You will be </w:t>
      </w:r>
      <w:r w:rsidR="0007482A">
        <w:rPr>
          <w:rStyle w:val="None"/>
        </w:rPr>
        <w:t>provided with</w:t>
      </w:r>
      <w:r>
        <w:rPr>
          <w:rStyle w:val="None"/>
        </w:rPr>
        <w:t xml:space="preserve"> an OVPN configuration file to connect to your network. Clients for each operating system can be found below: </w:t>
      </w:r>
    </w:p>
    <w:p w14:paraId="5CF5CC9F" w14:textId="18CE7D01" w:rsidR="00FC71DE" w:rsidRPr="0071633E" w:rsidRDefault="6963808E" w:rsidP="009C6541">
      <w:pPr>
        <w:pStyle w:val="ListParagraph"/>
        <w:numPr>
          <w:ilvl w:val="0"/>
          <w:numId w:val="3"/>
        </w:numPr>
        <w:rPr>
          <w:rStyle w:val="Hyperlink0"/>
          <w:color w:val="FCD00E" w:themeColor="accent4"/>
        </w:rPr>
      </w:pPr>
      <w:r w:rsidRPr="6963808E">
        <w:rPr>
          <w:rStyle w:val="None"/>
        </w:rPr>
        <w:t xml:space="preserve">Windows - </w:t>
      </w:r>
      <w:hyperlink r:id="rId16">
        <w:r w:rsidRPr="6963808E">
          <w:rPr>
            <w:rStyle w:val="Hyperlink"/>
          </w:rPr>
          <w:t>https://openvpn.net/community-downloads/</w:t>
        </w:r>
      </w:hyperlink>
      <w:r>
        <w:t xml:space="preserve">  </w:t>
      </w:r>
    </w:p>
    <w:p w14:paraId="5CB7C51B" w14:textId="77777777" w:rsidR="00FC71DE" w:rsidRDefault="00FC71DE" w:rsidP="009C6541">
      <w:pPr>
        <w:pStyle w:val="ListParagraph"/>
        <w:numPr>
          <w:ilvl w:val="1"/>
          <w:numId w:val="3"/>
        </w:numPr>
      </w:pPr>
      <w:r>
        <w:rPr>
          <w:rStyle w:val="None"/>
        </w:rPr>
        <w:t>Place the OVPN file into “C:\Program Files\</w:t>
      </w:r>
      <w:proofErr w:type="spellStart"/>
      <w:r>
        <w:rPr>
          <w:rStyle w:val="None"/>
        </w:rPr>
        <w:t>Openvpn</w:t>
      </w:r>
      <w:proofErr w:type="spellEnd"/>
      <w:r>
        <w:rPr>
          <w:rStyle w:val="None"/>
        </w:rPr>
        <w:t>\config”.</w:t>
      </w:r>
    </w:p>
    <w:p w14:paraId="11117261" w14:textId="387CE356" w:rsidR="00FC71DE" w:rsidRDefault="00FC71DE" w:rsidP="009C6541">
      <w:pPr>
        <w:pStyle w:val="ListParagraph"/>
        <w:numPr>
          <w:ilvl w:val="0"/>
          <w:numId w:val="3"/>
        </w:numPr>
      </w:pPr>
      <w:r>
        <w:rPr>
          <w:rStyle w:val="None"/>
        </w:rPr>
        <w:t>MacOS –</w:t>
      </w:r>
      <w:r w:rsidRPr="0068071F">
        <w:rPr>
          <w:rStyle w:val="None"/>
          <w:color w:val="FCD00E" w:themeColor="accent4"/>
        </w:rPr>
        <w:t xml:space="preserve"> </w:t>
      </w:r>
      <w:hyperlink r:id="rId17" w:history="1">
        <w:r w:rsidR="00EC3454" w:rsidRPr="004B04C0">
          <w:rPr>
            <w:rStyle w:val="Hyperlink"/>
          </w:rPr>
          <w:t>https://www.tunnelblick.net</w:t>
        </w:r>
      </w:hyperlink>
      <w:r w:rsidR="00EC3454">
        <w:t xml:space="preserve"> </w:t>
      </w:r>
    </w:p>
    <w:p w14:paraId="655DB759" w14:textId="77777777" w:rsidR="00FC71DE" w:rsidRDefault="00FC71DE" w:rsidP="009C6541">
      <w:pPr>
        <w:pStyle w:val="ListParagraph"/>
        <w:numPr>
          <w:ilvl w:val="1"/>
          <w:numId w:val="3"/>
        </w:numPr>
      </w:pPr>
      <w:r>
        <w:rPr>
          <w:rStyle w:val="None"/>
        </w:rPr>
        <w:t xml:space="preserve">Double click the OVPN file to import it to </w:t>
      </w:r>
      <w:proofErr w:type="spellStart"/>
      <w:r>
        <w:rPr>
          <w:rStyle w:val="None"/>
        </w:rPr>
        <w:t>Tunnelblick</w:t>
      </w:r>
      <w:proofErr w:type="spellEnd"/>
    </w:p>
    <w:p w14:paraId="574FAF71" w14:textId="77777777" w:rsidR="00FC71DE" w:rsidRDefault="00FC71DE" w:rsidP="009C6541">
      <w:pPr>
        <w:pStyle w:val="ListParagraph"/>
        <w:numPr>
          <w:ilvl w:val="0"/>
          <w:numId w:val="3"/>
        </w:numPr>
      </w:pPr>
      <w:r>
        <w:rPr>
          <w:rStyle w:val="None"/>
        </w:rPr>
        <w:t xml:space="preserve">Linux – </w:t>
      </w:r>
      <w:proofErr w:type="spellStart"/>
      <w:r>
        <w:rPr>
          <w:rStyle w:val="None"/>
        </w:rPr>
        <w:t>sudo</w:t>
      </w:r>
      <w:proofErr w:type="spellEnd"/>
      <w:r>
        <w:rPr>
          <w:rStyle w:val="None"/>
        </w:rPr>
        <w:t xml:space="preserve"> apt (or yum) install </w:t>
      </w:r>
      <w:proofErr w:type="spellStart"/>
      <w:r>
        <w:rPr>
          <w:rStyle w:val="None"/>
        </w:rPr>
        <w:t>openvpn</w:t>
      </w:r>
      <w:proofErr w:type="spellEnd"/>
    </w:p>
    <w:p w14:paraId="270A6149" w14:textId="77777777" w:rsidR="00FC71DE" w:rsidRDefault="00FC71DE" w:rsidP="009C6541">
      <w:pPr>
        <w:pStyle w:val="ListParagraph"/>
        <w:numPr>
          <w:ilvl w:val="1"/>
          <w:numId w:val="3"/>
        </w:numPr>
      </w:pPr>
      <w:r>
        <w:rPr>
          <w:rStyle w:val="None"/>
        </w:rPr>
        <w:t>Run “</w:t>
      </w:r>
      <w:proofErr w:type="spellStart"/>
      <w:r>
        <w:rPr>
          <w:rStyle w:val="None"/>
        </w:rPr>
        <w:t>openvpn</w:t>
      </w:r>
      <w:proofErr w:type="spellEnd"/>
      <w:r>
        <w:rPr>
          <w:rStyle w:val="None"/>
        </w:rPr>
        <w:t xml:space="preserve"> --config </w:t>
      </w:r>
      <w:proofErr w:type="spellStart"/>
      <w:r>
        <w:rPr>
          <w:rStyle w:val="None"/>
        </w:rPr>
        <w:t>YOUR_OVPN_FILE.ovpn</w:t>
      </w:r>
      <w:proofErr w:type="spellEnd"/>
      <w:r>
        <w:rPr>
          <w:rStyle w:val="None"/>
        </w:rPr>
        <w:t>”</w:t>
      </w:r>
    </w:p>
    <w:p w14:paraId="54430230" w14:textId="21BFBAE1" w:rsidR="00FC71DE" w:rsidRDefault="006A4118" w:rsidP="004A6E32">
      <w:pPr>
        <w:pStyle w:val="Heading5"/>
      </w:pPr>
      <w:r>
        <w:rPr>
          <w:rStyle w:val="None"/>
        </w:rPr>
        <w:t>AWS</w:t>
      </w:r>
      <w:r w:rsidR="00FC71DE">
        <w:rPr>
          <w:rStyle w:val="None"/>
        </w:rPr>
        <w:t xml:space="preserve"> Credentials</w:t>
      </w:r>
    </w:p>
    <w:p w14:paraId="29B7CF05" w14:textId="3D93F045" w:rsidR="00FC71DE" w:rsidRDefault="00FC71DE" w:rsidP="0068071F">
      <w:r>
        <w:rPr>
          <w:rStyle w:val="None"/>
        </w:rPr>
        <w:t>You will receive an email from</w:t>
      </w:r>
      <w:r w:rsidRPr="7934A4BC">
        <w:rPr>
          <w:rStyle w:val="None"/>
        </w:rPr>
        <w:t xml:space="preserve"> </w:t>
      </w:r>
      <w:hyperlink r:id="rId18" w:history="1">
        <w:r w:rsidR="00B9590C" w:rsidRPr="00EC3454">
          <w:rPr>
            <w:rStyle w:val="SubtleEmphasis"/>
          </w:rPr>
          <w:t>atheel@anl.gov</w:t>
        </w:r>
      </w:hyperlink>
      <w:r>
        <w:rPr>
          <w:rStyle w:val="None"/>
        </w:rPr>
        <w:t xml:space="preserve"> with your </w:t>
      </w:r>
      <w:r w:rsidR="006A4118">
        <w:rPr>
          <w:rStyle w:val="None"/>
        </w:rPr>
        <w:t>AWS</w:t>
      </w:r>
      <w:r>
        <w:rPr>
          <w:rStyle w:val="None"/>
        </w:rPr>
        <w:t xml:space="preserve"> credentials</w:t>
      </w:r>
      <w:r w:rsidR="00981FCB">
        <w:rPr>
          <w:rStyle w:val="None"/>
        </w:rPr>
        <w:t xml:space="preserve"> and how to log into your </w:t>
      </w:r>
      <w:r w:rsidR="006A4118">
        <w:rPr>
          <w:rStyle w:val="None"/>
        </w:rPr>
        <w:t>AWS</w:t>
      </w:r>
      <w:r w:rsidR="00981FCB">
        <w:rPr>
          <w:rStyle w:val="None"/>
        </w:rPr>
        <w:t xml:space="preserve"> environment.</w:t>
      </w:r>
    </w:p>
    <w:p w14:paraId="0B8DB5A8" w14:textId="5D7CF94B" w:rsidR="00FC71DE" w:rsidRDefault="666EBAA4" w:rsidP="0068071F">
      <w:r w:rsidRPr="666EBAA4">
        <w:rPr>
          <w:rStyle w:val="None"/>
        </w:rPr>
        <w:t xml:space="preserve">If you have not received this email yet, please patiently wait until the </w:t>
      </w:r>
      <w:r w:rsidRPr="005D4D98">
        <w:rPr>
          <w:rStyle w:val="None"/>
        </w:rPr>
        <w:t xml:space="preserve">evening of </w:t>
      </w:r>
      <w:r w:rsidRPr="00306477">
        <w:rPr>
          <w:rStyle w:val="None"/>
        </w:rPr>
        <w:t>Monday, October 2</w:t>
      </w:r>
      <w:r w:rsidR="00776EB9" w:rsidRPr="00306477">
        <w:rPr>
          <w:rStyle w:val="None"/>
        </w:rPr>
        <w:t>8</w:t>
      </w:r>
      <w:r w:rsidRPr="00306477">
        <w:rPr>
          <w:rStyle w:val="None"/>
        </w:rPr>
        <w:t xml:space="preserve">, </w:t>
      </w:r>
      <w:proofErr w:type="gramStart"/>
      <w:r w:rsidRPr="00306477">
        <w:rPr>
          <w:rStyle w:val="None"/>
        </w:rPr>
        <w:t>202</w:t>
      </w:r>
      <w:r w:rsidR="00776EB9" w:rsidRPr="005D4D98">
        <w:rPr>
          <w:rStyle w:val="None"/>
        </w:rPr>
        <w:t>4</w:t>
      </w:r>
      <w:proofErr w:type="gramEnd"/>
      <w:r w:rsidRPr="005D4D98">
        <w:rPr>
          <w:rStyle w:val="None"/>
        </w:rPr>
        <w:t xml:space="preserve"> before </w:t>
      </w:r>
      <w:r w:rsidRPr="005D4D98">
        <w:rPr>
          <w:rStyle w:val="None"/>
          <w:lang w:val="pt-PT"/>
        </w:rPr>
        <w:t>submitting a Discord help desk ticket</w:t>
      </w:r>
      <w:r w:rsidRPr="005D4D98">
        <w:rPr>
          <w:rStyle w:val="None"/>
        </w:rPr>
        <w:t xml:space="preserve">. This allows ample time for the lab staff to ensure all accounts went out. Your credential email will be sent to the email on file with your registration. Please note that we have </w:t>
      </w:r>
      <w:r w:rsidRPr="00306477">
        <w:rPr>
          <w:rStyle w:val="None"/>
          <w:u w:val="single"/>
        </w:rPr>
        <w:t>around 600 participants</w:t>
      </w:r>
      <w:r w:rsidRPr="005D4D98">
        <w:rPr>
          <w:rStyle w:val="None"/>
        </w:rPr>
        <w:t xml:space="preserve"> so email responses may take a few hours.</w:t>
      </w:r>
      <w:r w:rsidRPr="666EBAA4">
        <w:rPr>
          <w:rStyle w:val="None"/>
        </w:rPr>
        <w:t xml:space="preserve"> </w:t>
      </w:r>
    </w:p>
    <w:p w14:paraId="567EA268" w14:textId="2DEFDCC4" w:rsidR="00FC71DE" w:rsidRDefault="006A4118" w:rsidP="004A6E32">
      <w:pPr>
        <w:pStyle w:val="Heading5"/>
      </w:pPr>
      <w:r>
        <w:rPr>
          <w:rStyle w:val="None"/>
        </w:rPr>
        <w:t>scoreboard</w:t>
      </w:r>
      <w:r w:rsidR="00FC71DE">
        <w:rPr>
          <w:rStyle w:val="None"/>
        </w:rPr>
        <w:t xml:space="preserve"> Credentials</w:t>
      </w:r>
    </w:p>
    <w:p w14:paraId="7A3FCDF2" w14:textId="0A0606FE" w:rsidR="00FC71DE" w:rsidRDefault="6963808E" w:rsidP="002A12AD">
      <w:pPr>
        <w:rPr>
          <w:rStyle w:val="None"/>
        </w:rPr>
      </w:pPr>
      <w:r w:rsidRPr="6963808E">
        <w:rPr>
          <w:rStyle w:val="None"/>
        </w:rPr>
        <w:t xml:space="preserve">You will receive </w:t>
      </w:r>
      <w:r w:rsidR="0007482A">
        <w:rPr>
          <w:rStyle w:val="None"/>
        </w:rPr>
        <w:t xml:space="preserve">instructions to </w:t>
      </w:r>
      <w:r w:rsidRPr="6963808E">
        <w:rPr>
          <w:rStyle w:val="None"/>
        </w:rPr>
        <w:t xml:space="preserve">log </w:t>
      </w:r>
      <w:r w:rsidR="00815576" w:rsidRPr="6963808E">
        <w:rPr>
          <w:rStyle w:val="None"/>
        </w:rPr>
        <w:t>onto</w:t>
      </w:r>
      <w:r w:rsidRPr="6963808E">
        <w:rPr>
          <w:rStyle w:val="None"/>
        </w:rPr>
        <w:t xml:space="preserve"> the scoreboard</w:t>
      </w:r>
      <w:r w:rsidR="0007482A">
        <w:rPr>
          <w:rStyle w:val="None"/>
        </w:rPr>
        <w:t xml:space="preserve"> the week prior to the competition</w:t>
      </w:r>
      <w:r w:rsidRPr="6963808E">
        <w:rPr>
          <w:rStyle w:val="None"/>
        </w:rPr>
        <w:t xml:space="preserve">.  </w:t>
      </w:r>
    </w:p>
    <w:p w14:paraId="4EFEAFF9" w14:textId="534486EF" w:rsidR="00FC71DE" w:rsidRDefault="610507CE" w:rsidP="002A12AD">
      <w:pPr>
        <w:rPr>
          <w:rStyle w:val="None"/>
        </w:rPr>
      </w:pPr>
      <w:r w:rsidRPr="610507CE">
        <w:rPr>
          <w:rStyle w:val="None"/>
        </w:rPr>
        <w:t xml:space="preserve">Scored services can be tested the week before the competition. Services should be </w:t>
      </w:r>
      <w:r w:rsidRPr="00204F87">
        <w:rPr>
          <w:rStyle w:val="None"/>
        </w:rPr>
        <w:t xml:space="preserve">connected by </w:t>
      </w:r>
      <w:r w:rsidRPr="00306477">
        <w:rPr>
          <w:rStyle w:val="None"/>
        </w:rPr>
        <w:t xml:space="preserve">Friday, November 8, </w:t>
      </w:r>
      <w:proofErr w:type="gramStart"/>
      <w:r w:rsidRPr="00306477">
        <w:rPr>
          <w:rStyle w:val="None"/>
        </w:rPr>
        <w:t>202</w:t>
      </w:r>
      <w:r w:rsidRPr="00204F87">
        <w:rPr>
          <w:rStyle w:val="None"/>
        </w:rPr>
        <w:t>4</w:t>
      </w:r>
      <w:proofErr w:type="gramEnd"/>
      <w:r w:rsidRPr="00204F87">
        <w:rPr>
          <w:rStyle w:val="None"/>
        </w:rPr>
        <w:t xml:space="preserve"> to ensure that your scoring is accurate as soon as the competition starts.</w:t>
      </w:r>
    </w:p>
    <w:p w14:paraId="42317D4A" w14:textId="0C29338C" w:rsidR="003B2D36" w:rsidRDefault="003B2D36" w:rsidP="004A6E32">
      <w:pPr>
        <w:pStyle w:val="Heading4"/>
      </w:pPr>
      <w:r>
        <w:t>Restoring Systems to Initial State</w:t>
      </w:r>
    </w:p>
    <w:p w14:paraId="26A76341" w14:textId="717318E1" w:rsidR="007469AF" w:rsidRDefault="003B2D36" w:rsidP="005F7600">
      <w:pPr>
        <w:pStyle w:val="BodyA"/>
        <w:rPr>
          <w:rStyle w:val="None"/>
          <w:caps/>
          <w:color w:val="FFFFFF" w:themeColor="background1"/>
          <w:spacing w:val="15"/>
          <w:sz w:val="22"/>
          <w:szCs w:val="22"/>
        </w:rPr>
      </w:pPr>
      <w:r>
        <w:rPr>
          <w:rStyle w:val="None"/>
        </w:rPr>
        <w:t xml:space="preserve">If a Blue team damages any virtual machines beyond the point of recovery, the White team can provide a fresh, default image of the system. However, your team will incur a scoring penalty of </w:t>
      </w:r>
      <w:r w:rsidR="00DD08C3" w:rsidRPr="00981FCB">
        <w:rPr>
          <w:rStyle w:val="None"/>
          <w:b/>
        </w:rPr>
        <w:t>1</w:t>
      </w:r>
      <w:r w:rsidRPr="00981FCB">
        <w:rPr>
          <w:rStyle w:val="None"/>
          <w:b/>
        </w:rPr>
        <w:t>50 points per VM restoration</w:t>
      </w:r>
      <w:r>
        <w:rPr>
          <w:rStyle w:val="None"/>
        </w:rPr>
        <w:t xml:space="preserve">. To prevent </w:t>
      </w:r>
      <w:r w:rsidR="00CC7776">
        <w:rPr>
          <w:rStyle w:val="None"/>
        </w:rPr>
        <w:t>a scoring penalty</w:t>
      </w:r>
      <w:r>
        <w:rPr>
          <w:rStyle w:val="None"/>
        </w:rPr>
        <w:t xml:space="preserve">, your team is encouraged to create disk snapshots of each system as it is set up and configured, especially before and after any </w:t>
      </w:r>
      <w:r w:rsidR="00CC7776">
        <w:rPr>
          <w:rStyle w:val="None"/>
        </w:rPr>
        <w:t>significant</w:t>
      </w:r>
      <w:r>
        <w:rPr>
          <w:rStyle w:val="None"/>
        </w:rPr>
        <w:t xml:space="preserve"> infrastructure changes. </w:t>
      </w:r>
    </w:p>
    <w:p w14:paraId="5C83783A" w14:textId="77777777" w:rsidR="00BA3EA5" w:rsidRDefault="00BA3EA5">
      <w:pPr>
        <w:rPr>
          <w:rStyle w:val="None"/>
          <w:caps/>
          <w:spacing w:val="15"/>
          <w:sz w:val="22"/>
          <w:szCs w:val="22"/>
        </w:rPr>
      </w:pPr>
      <w:r>
        <w:rPr>
          <w:rStyle w:val="None"/>
        </w:rPr>
        <w:br w:type="page"/>
      </w:r>
    </w:p>
    <w:p w14:paraId="3C851644" w14:textId="678E6347" w:rsidR="004A6E32" w:rsidRDefault="004A6E32" w:rsidP="00125995">
      <w:pPr>
        <w:pStyle w:val="Heading1"/>
      </w:pPr>
      <w:bookmarkStart w:id="25" w:name="_Toc148092080"/>
      <w:r>
        <w:rPr>
          <w:rStyle w:val="None"/>
        </w:rPr>
        <w:lastRenderedPageBreak/>
        <w:t>Key Rules</w:t>
      </w:r>
      <w:bookmarkEnd w:id="25"/>
    </w:p>
    <w:p w14:paraId="425A4907" w14:textId="06F96BB3" w:rsidR="004A6E32" w:rsidRDefault="004A6E32" w:rsidP="009C6541">
      <w:pPr>
        <w:pStyle w:val="ListParagraph"/>
        <w:numPr>
          <w:ilvl w:val="0"/>
          <w:numId w:val="10"/>
        </w:numPr>
        <w:rPr>
          <w:rStyle w:val="None"/>
        </w:rPr>
      </w:pPr>
      <w:r>
        <w:rPr>
          <w:rStyle w:val="None"/>
        </w:rPr>
        <w:t xml:space="preserve">As a Blue </w:t>
      </w:r>
      <w:r w:rsidR="00F20B6F">
        <w:rPr>
          <w:rStyle w:val="None"/>
        </w:rPr>
        <w:t>t</w:t>
      </w:r>
      <w:r>
        <w:rPr>
          <w:rStyle w:val="None"/>
        </w:rPr>
        <w:t xml:space="preserve">eam </w:t>
      </w:r>
      <w:r w:rsidR="003C6471">
        <w:rPr>
          <w:rStyle w:val="None"/>
        </w:rPr>
        <w:t>participant</w:t>
      </w:r>
      <w:r>
        <w:rPr>
          <w:rStyle w:val="None"/>
        </w:rPr>
        <w:t>, you are not allowed to perform any offensi</w:t>
      </w:r>
      <w:r w:rsidR="00433364">
        <w:rPr>
          <w:rStyle w:val="None"/>
        </w:rPr>
        <w:t xml:space="preserve">ve </w:t>
      </w:r>
      <w:r w:rsidR="006B142E">
        <w:rPr>
          <w:rStyle w:val="None"/>
        </w:rPr>
        <w:t xml:space="preserve">actions </w:t>
      </w:r>
      <w:r w:rsidR="00433364">
        <w:rPr>
          <w:rStyle w:val="None"/>
        </w:rPr>
        <w:t>towards other Blue t</w:t>
      </w:r>
      <w:r>
        <w:rPr>
          <w:rStyle w:val="None"/>
        </w:rPr>
        <w:t>eam</w:t>
      </w:r>
      <w:r w:rsidR="00D60435">
        <w:rPr>
          <w:rStyle w:val="None"/>
        </w:rPr>
        <w:t xml:space="preserve"> participant</w:t>
      </w:r>
      <w:r w:rsidR="00CA2915">
        <w:rPr>
          <w:rStyle w:val="None"/>
        </w:rPr>
        <w:t>s</w:t>
      </w:r>
      <w:r>
        <w:rPr>
          <w:rStyle w:val="None"/>
        </w:rPr>
        <w:t xml:space="preserve">, </w:t>
      </w:r>
      <w:r w:rsidR="00E33D0D">
        <w:rPr>
          <w:rStyle w:val="None"/>
        </w:rPr>
        <w:t xml:space="preserve">the </w:t>
      </w:r>
      <w:r>
        <w:rPr>
          <w:rStyle w:val="None"/>
        </w:rPr>
        <w:t xml:space="preserve">Red team, </w:t>
      </w:r>
      <w:r w:rsidR="00433364">
        <w:rPr>
          <w:rStyle w:val="None"/>
        </w:rPr>
        <w:t xml:space="preserve">the Green team, </w:t>
      </w:r>
      <w:r w:rsidR="00E33D0D">
        <w:rPr>
          <w:rStyle w:val="None"/>
        </w:rPr>
        <w:t xml:space="preserve">or </w:t>
      </w:r>
      <w:r>
        <w:rPr>
          <w:rStyle w:val="None"/>
        </w:rPr>
        <w:t xml:space="preserve">the competition network. Doing so will disqualify </w:t>
      </w:r>
      <w:r w:rsidR="00E33D0D">
        <w:rPr>
          <w:rStyle w:val="None"/>
        </w:rPr>
        <w:t>you</w:t>
      </w:r>
      <w:r>
        <w:rPr>
          <w:rStyle w:val="None"/>
        </w:rPr>
        <w:t xml:space="preserve"> from the competition. </w:t>
      </w:r>
    </w:p>
    <w:p w14:paraId="0E9A2744" w14:textId="54823B58" w:rsidR="00B344A4" w:rsidRDefault="00B344A4" w:rsidP="009C6541">
      <w:pPr>
        <w:pStyle w:val="ListParagraph"/>
        <w:numPr>
          <w:ilvl w:val="0"/>
          <w:numId w:val="10"/>
        </w:numPr>
      </w:pPr>
      <w:r>
        <w:rPr>
          <w:rStyle w:val="None"/>
        </w:rPr>
        <w:t xml:space="preserve">Anywhere that states </w:t>
      </w:r>
      <w:r w:rsidRPr="00497461">
        <w:rPr>
          <w:rStyle w:val="SubtleEmphasis"/>
        </w:rPr>
        <w:t>BLUE</w:t>
      </w:r>
      <w:del w:id="26" w:author="Theel, Amanda L." w:date="2024-10-18T09:52:00Z" w16du:dateUtc="2024-10-18T14:52:00Z">
        <w:r w:rsidRPr="00497461" w:rsidDel="00F61540">
          <w:rPr>
            <w:rStyle w:val="SubtleEmphasis"/>
          </w:rPr>
          <w:delText>TEAM</w:delText>
        </w:r>
      </w:del>
      <w:r w:rsidRPr="00497461">
        <w:rPr>
          <w:rStyle w:val="SubtleEmphasis"/>
        </w:rPr>
        <w:t>XX</w:t>
      </w:r>
      <w:r w:rsidR="00390453">
        <w:rPr>
          <w:rStyle w:val="SubtleEmphasis"/>
        </w:rPr>
        <w:t>X</w:t>
      </w:r>
      <w:r w:rsidRPr="00497461">
        <w:rPr>
          <w:rStyle w:val="SubtleEmphasis"/>
        </w:rPr>
        <w:t>X</w:t>
      </w:r>
      <w:r>
        <w:rPr>
          <w:rStyle w:val="None"/>
        </w:rPr>
        <w:t xml:space="preserve"> or </w:t>
      </w:r>
      <w:r w:rsidRPr="00497461">
        <w:rPr>
          <w:rStyle w:val="SubtleEmphasis"/>
        </w:rPr>
        <w:t>TEAMNUMBER</w:t>
      </w:r>
      <w:ins w:id="27" w:author="Theel, Amanda L." w:date="2024-10-17T11:28:00Z" w16du:dateUtc="2024-10-17T16:28:00Z">
        <w:r w:rsidR="00570F5D">
          <w:rPr>
            <w:rStyle w:val="SubtleEmphasis"/>
          </w:rPr>
          <w:t xml:space="preserve"> (other than Discord)</w:t>
        </w:r>
      </w:ins>
      <w:r>
        <w:rPr>
          <w:rStyle w:val="None"/>
        </w:rPr>
        <w:t xml:space="preserve">, please be sure to utilize the excel document that provides you with your school and team </w:t>
      </w:r>
      <w:r w:rsidRPr="00B344A4">
        <w:rPr>
          <w:rStyle w:val="IntenseEmphasis"/>
        </w:rPr>
        <w:t xml:space="preserve">specific </w:t>
      </w:r>
      <w:r w:rsidR="00390453">
        <w:rPr>
          <w:rStyle w:val="IntenseEmphasis"/>
        </w:rPr>
        <w:t>4</w:t>
      </w:r>
      <w:r w:rsidR="00390453" w:rsidRPr="00B344A4">
        <w:rPr>
          <w:rStyle w:val="IntenseEmphasis"/>
        </w:rPr>
        <w:t xml:space="preserve"> </w:t>
      </w:r>
      <w:r w:rsidRPr="00B344A4">
        <w:rPr>
          <w:rStyle w:val="IntenseEmphasis"/>
        </w:rPr>
        <w:t>digit team number</w:t>
      </w:r>
      <w:r>
        <w:rPr>
          <w:rStyle w:val="None"/>
        </w:rPr>
        <w:t xml:space="preserve">. </w:t>
      </w:r>
    </w:p>
    <w:p w14:paraId="1CB06637" w14:textId="48C3BC94" w:rsidR="004A6E32" w:rsidRDefault="6963808E" w:rsidP="009C6541">
      <w:pPr>
        <w:pStyle w:val="ListParagraph"/>
        <w:numPr>
          <w:ilvl w:val="0"/>
          <w:numId w:val="10"/>
        </w:numPr>
      </w:pPr>
      <w:r w:rsidRPr="6963808E">
        <w:rPr>
          <w:rStyle w:val="Emphasis"/>
        </w:rPr>
        <w:t xml:space="preserve">Each Blue team member will have access to their AWS environment beginning no later than </w:t>
      </w:r>
      <w:r w:rsidRPr="007829CD">
        <w:rPr>
          <w:rStyle w:val="Emphasis"/>
        </w:rPr>
        <w:t>October 2</w:t>
      </w:r>
      <w:r w:rsidR="0008755C">
        <w:rPr>
          <w:rStyle w:val="Emphasis"/>
        </w:rPr>
        <w:t>8</w:t>
      </w:r>
      <w:r w:rsidRPr="007829CD">
        <w:rPr>
          <w:rStyle w:val="Emphasis"/>
        </w:rPr>
        <w:t>, 202</w:t>
      </w:r>
      <w:r w:rsidR="0008755C">
        <w:rPr>
          <w:rStyle w:val="Emphasis"/>
        </w:rPr>
        <w:t>4</w:t>
      </w:r>
      <w:r w:rsidRPr="6963808E">
        <w:rPr>
          <w:rStyle w:val="None"/>
        </w:rPr>
        <w:t xml:space="preserve">. The White team operates the administrative accounts on AWS. White team administrative accounts will not be used maliciously and are only there to ensure proper scoring and enforcement of rules. </w:t>
      </w:r>
    </w:p>
    <w:p w14:paraId="5D93F0C4" w14:textId="495AAD9D" w:rsidR="0008755C" w:rsidRPr="00204F87" w:rsidRDefault="0008755C" w:rsidP="0008755C">
      <w:pPr>
        <w:pStyle w:val="ListParagraph"/>
        <w:numPr>
          <w:ilvl w:val="0"/>
          <w:numId w:val="10"/>
        </w:numPr>
        <w:rPr>
          <w:rStyle w:val="None"/>
        </w:rPr>
      </w:pPr>
      <w:r w:rsidRPr="6963808E">
        <w:rPr>
          <w:rStyle w:val="None"/>
          <w:b/>
          <w:bCs/>
        </w:rPr>
        <w:t xml:space="preserve">C-Suite Panel submission video is due no later than </w:t>
      </w:r>
      <w:r w:rsidRPr="00306477">
        <w:rPr>
          <w:rStyle w:val="None"/>
          <w:b/>
          <w:bCs/>
        </w:rPr>
        <w:t>8:00AM PT on Monday, October 28, 202</w:t>
      </w:r>
      <w:r w:rsidRPr="00204F87">
        <w:rPr>
          <w:rStyle w:val="None"/>
          <w:b/>
          <w:bCs/>
        </w:rPr>
        <w:t>4</w:t>
      </w:r>
      <w:r w:rsidRPr="00204F87">
        <w:rPr>
          <w:rStyle w:val="None"/>
        </w:rPr>
        <w:t xml:space="preserve">. Teams will submit the link to their C-Suite Panel video in a text file (.txt) to the scoreboard. </w:t>
      </w:r>
      <w:r w:rsidRPr="00204F87">
        <w:t xml:space="preserve">Late submissions will be accepted until </w:t>
      </w:r>
      <w:r w:rsidRPr="00306477">
        <w:t xml:space="preserve">Friday, November 1, </w:t>
      </w:r>
      <w:proofErr w:type="gramStart"/>
      <w:r w:rsidRPr="00306477">
        <w:t>2024</w:t>
      </w:r>
      <w:proofErr w:type="gramEnd"/>
      <w:r w:rsidRPr="00306477">
        <w:t xml:space="preserve"> at 8AM PT</w:t>
      </w:r>
      <w:r w:rsidRPr="00204F87">
        <w:t xml:space="preserve"> to the Scoreboard. </w:t>
      </w:r>
      <w:r w:rsidRPr="00204F87">
        <w:rPr>
          <w:rStyle w:val="SubtleEmphasis"/>
        </w:rPr>
        <w:t>Late submissions will lose 25% of the earned score</w:t>
      </w:r>
      <w:r w:rsidRPr="00204F87">
        <w:t xml:space="preserve">. </w:t>
      </w:r>
      <w:r w:rsidRPr="00204F87">
        <w:rPr>
          <w:rStyle w:val="None"/>
        </w:rPr>
        <w:t xml:space="preserve">Please refer to the Scoring Breakdown for more information. Please ensure your video </w:t>
      </w:r>
      <w:r w:rsidRPr="00204F87">
        <w:t>follows the format:</w:t>
      </w:r>
      <w:r w:rsidRPr="00204F87">
        <w:rPr>
          <w:rStyle w:val="None"/>
        </w:rPr>
        <w:t xml:space="preserve"> </w:t>
      </w:r>
      <w:r w:rsidRPr="00204F87">
        <w:rPr>
          <w:rStyle w:val="Emphasis"/>
        </w:rPr>
        <w:t>&lt;team number_CSuite&gt;.txt</w:t>
      </w:r>
      <w:r w:rsidRPr="00204F87">
        <w:rPr>
          <w:rStyle w:val="None"/>
        </w:rPr>
        <w:t xml:space="preserve"> (</w:t>
      </w:r>
      <w:r w:rsidRPr="00204F87">
        <w:t xml:space="preserve">e.g., </w:t>
      </w:r>
      <w:r w:rsidRPr="00204F87">
        <w:rPr>
          <w:rStyle w:val="Emphasis"/>
        </w:rPr>
        <w:t>0</w:t>
      </w:r>
      <w:r w:rsidR="00C248B5">
        <w:rPr>
          <w:rStyle w:val="Emphasis"/>
        </w:rPr>
        <w:t>0</w:t>
      </w:r>
      <w:r w:rsidRPr="00204F87">
        <w:rPr>
          <w:rStyle w:val="Emphasis"/>
        </w:rPr>
        <w:t xml:space="preserve">00_CSuite.txt, </w:t>
      </w:r>
      <w:r w:rsidR="00C248B5">
        <w:rPr>
          <w:rStyle w:val="Emphasis"/>
        </w:rPr>
        <w:t>0</w:t>
      </w:r>
      <w:r w:rsidRPr="00204F87">
        <w:rPr>
          <w:rStyle w:val="Emphasis"/>
        </w:rPr>
        <w:t>987_CSuite.txt</w:t>
      </w:r>
      <w:r w:rsidRPr="00204F87">
        <w:t>)</w:t>
      </w:r>
      <w:r w:rsidRPr="00204F87">
        <w:rPr>
          <w:rStyle w:val="None"/>
        </w:rPr>
        <w:t>.</w:t>
      </w:r>
    </w:p>
    <w:p w14:paraId="57B4ABFA" w14:textId="7BEEC844" w:rsidR="00D06A7C" w:rsidRDefault="6963808E" w:rsidP="6963808E">
      <w:pPr>
        <w:pStyle w:val="ListParagraph"/>
        <w:numPr>
          <w:ilvl w:val="0"/>
          <w:numId w:val="10"/>
        </w:numPr>
        <w:rPr>
          <w:rStyle w:val="None"/>
        </w:rPr>
      </w:pPr>
      <w:r w:rsidRPr="00204F87">
        <w:rPr>
          <w:rStyle w:val="None"/>
          <w:b/>
          <w:bCs/>
        </w:rPr>
        <w:t xml:space="preserve">Security documentation is due no later than </w:t>
      </w:r>
      <w:r w:rsidRPr="00306477">
        <w:rPr>
          <w:rStyle w:val="None"/>
          <w:b/>
          <w:bCs/>
        </w:rPr>
        <w:t xml:space="preserve">8:00AM PT on Monday, </w:t>
      </w:r>
      <w:r w:rsidR="0008755C" w:rsidRPr="00306477">
        <w:rPr>
          <w:rStyle w:val="None"/>
          <w:b/>
          <w:bCs/>
        </w:rPr>
        <w:t>November 4</w:t>
      </w:r>
      <w:r w:rsidRPr="00306477">
        <w:rPr>
          <w:rStyle w:val="None"/>
          <w:b/>
          <w:bCs/>
        </w:rPr>
        <w:t>, 202</w:t>
      </w:r>
      <w:r w:rsidR="0008755C" w:rsidRPr="00204F87">
        <w:rPr>
          <w:rStyle w:val="None"/>
          <w:b/>
          <w:bCs/>
        </w:rPr>
        <w:t>4</w:t>
      </w:r>
      <w:r w:rsidRPr="00204F87">
        <w:rPr>
          <w:rStyle w:val="None"/>
        </w:rPr>
        <w:t xml:space="preserve">. Teams will upload a PDF of their security document and a separate PDF of their network diagram to the scoreboard. Late submissions will be accepted until </w:t>
      </w:r>
      <w:r w:rsidRPr="00306477">
        <w:rPr>
          <w:rStyle w:val="None"/>
        </w:rPr>
        <w:t xml:space="preserve">Wednesday, November </w:t>
      </w:r>
      <w:r w:rsidR="0008755C" w:rsidRPr="00306477">
        <w:rPr>
          <w:rStyle w:val="None"/>
        </w:rPr>
        <w:t>6</w:t>
      </w:r>
      <w:r w:rsidRPr="00306477">
        <w:rPr>
          <w:rStyle w:val="None"/>
        </w:rPr>
        <w:t xml:space="preserve">, </w:t>
      </w:r>
      <w:proofErr w:type="gramStart"/>
      <w:r w:rsidRPr="00306477">
        <w:rPr>
          <w:rStyle w:val="None"/>
        </w:rPr>
        <w:t>202</w:t>
      </w:r>
      <w:r w:rsidR="0008755C" w:rsidRPr="00306477">
        <w:rPr>
          <w:rStyle w:val="None"/>
        </w:rPr>
        <w:t>4</w:t>
      </w:r>
      <w:proofErr w:type="gramEnd"/>
      <w:r w:rsidRPr="00306477">
        <w:rPr>
          <w:rStyle w:val="None"/>
        </w:rPr>
        <w:t xml:space="preserve"> at 8AM PT</w:t>
      </w:r>
      <w:r w:rsidRPr="00204F87">
        <w:rPr>
          <w:rStyle w:val="None"/>
        </w:rPr>
        <w:t xml:space="preserve"> to the Scoreboard. </w:t>
      </w:r>
      <w:r w:rsidRPr="00204F87">
        <w:rPr>
          <w:rStyle w:val="SubtleEmphasis"/>
        </w:rPr>
        <w:t>Late submissions will lose 25% of the earned score</w:t>
      </w:r>
      <w:r w:rsidRPr="00204F87">
        <w:t>. Please refer to the Scoring</w:t>
      </w:r>
      <w:r>
        <w:t xml:space="preserve"> Breakdown for more information. Please ensure your documentation follows the format: </w:t>
      </w:r>
      <w:r w:rsidRPr="6963808E">
        <w:rPr>
          <w:rStyle w:val="Emphasis"/>
        </w:rPr>
        <w:t>&lt;team number&gt;_SecDoc.pdf/.doc</w:t>
      </w:r>
      <w:r w:rsidRPr="6963808E">
        <w:rPr>
          <w:rStyle w:val="None"/>
        </w:rPr>
        <w:t xml:space="preserve"> (e.g., </w:t>
      </w:r>
      <w:r w:rsidRPr="6963808E">
        <w:rPr>
          <w:rStyle w:val="Emphasis"/>
        </w:rPr>
        <w:t>0</w:t>
      </w:r>
      <w:r w:rsidR="00C248B5">
        <w:rPr>
          <w:rStyle w:val="Emphasis"/>
        </w:rPr>
        <w:t>0</w:t>
      </w:r>
      <w:r w:rsidRPr="6963808E">
        <w:rPr>
          <w:rStyle w:val="Emphasis"/>
        </w:rPr>
        <w:t xml:space="preserve">00_SecDoc.doc, </w:t>
      </w:r>
      <w:r w:rsidR="00C248B5">
        <w:rPr>
          <w:rStyle w:val="Emphasis"/>
        </w:rPr>
        <w:t>0</w:t>
      </w:r>
      <w:r w:rsidRPr="6963808E">
        <w:rPr>
          <w:rStyle w:val="Emphasis"/>
        </w:rPr>
        <w:t>987_SecDoc.pdf).</w:t>
      </w:r>
      <w:r w:rsidRPr="6963808E">
        <w:rPr>
          <w:rStyle w:val="None"/>
          <w:b/>
          <w:bCs/>
        </w:rPr>
        <w:t xml:space="preserve"> </w:t>
      </w:r>
    </w:p>
    <w:p w14:paraId="0FBBC5F2" w14:textId="1C57C880" w:rsidR="00705494" w:rsidRDefault="666EBAA4" w:rsidP="009C6541">
      <w:pPr>
        <w:pStyle w:val="ListParagraph"/>
        <w:numPr>
          <w:ilvl w:val="0"/>
          <w:numId w:val="10"/>
        </w:numPr>
        <w:rPr>
          <w:rStyle w:val="None"/>
        </w:rPr>
      </w:pPr>
      <w:r w:rsidRPr="666EBAA4">
        <w:rPr>
          <w:rStyle w:val="None"/>
        </w:rPr>
        <w:t xml:space="preserve">Secure pre-existing required services on </w:t>
      </w:r>
      <w:r w:rsidRPr="666EBAA4">
        <w:rPr>
          <w:rStyle w:val="IntenseEmphasis"/>
        </w:rPr>
        <w:t>provided Traditional</w:t>
      </w:r>
      <w:r w:rsidRPr="666EBAA4">
        <w:rPr>
          <w:rStyle w:val="None"/>
        </w:rPr>
        <w:t xml:space="preserve"> VMs as outlined in the Blue team </w:t>
      </w:r>
      <w:r w:rsidRPr="007829CD">
        <w:rPr>
          <w:rStyle w:val="None"/>
        </w:rPr>
        <w:t>AWS PDF</w:t>
      </w:r>
      <w:r w:rsidRPr="666EBAA4">
        <w:rPr>
          <w:rStyle w:val="None"/>
        </w:rPr>
        <w:t xml:space="preserve">. You are NOT allowed to make ANY alterations or modifications to the assume breach VMs without the direct instruction from Red Team. </w:t>
      </w:r>
    </w:p>
    <w:p w14:paraId="4D376FC7" w14:textId="2C5E220D" w:rsidR="00D5361C" w:rsidRDefault="00D5361C" w:rsidP="009C6541">
      <w:pPr>
        <w:pStyle w:val="ListParagraph"/>
        <w:numPr>
          <w:ilvl w:val="0"/>
          <w:numId w:val="10"/>
        </w:numPr>
      </w:pPr>
      <w:r>
        <w:t xml:space="preserve">The </w:t>
      </w:r>
      <w:r w:rsidRPr="00D5361C">
        <w:rPr>
          <w:rStyle w:val="Strong"/>
        </w:rPr>
        <w:t>provided</w:t>
      </w:r>
      <w:r>
        <w:t xml:space="preserve"> </w:t>
      </w:r>
      <w:r w:rsidR="0067543B" w:rsidRPr="005F7600">
        <w:rPr>
          <w:b/>
          <w:bCs/>
        </w:rPr>
        <w:t xml:space="preserve">required services </w:t>
      </w:r>
      <w:r w:rsidRPr="00D5361C">
        <w:rPr>
          <w:rStyle w:val="IntenseEmphasis"/>
        </w:rPr>
        <w:t>MUST</w:t>
      </w:r>
      <w:r>
        <w:t xml:space="preserve"> be the services used for scoring purposes in the </w:t>
      </w:r>
      <w:r w:rsidR="006A4118">
        <w:t>scoreboard</w:t>
      </w:r>
      <w:r>
        <w:t xml:space="preserve">. </w:t>
      </w:r>
    </w:p>
    <w:p w14:paraId="6AC3AC5C" w14:textId="609AE8D9" w:rsidR="004A6E32" w:rsidRDefault="00433364" w:rsidP="009C6541">
      <w:pPr>
        <w:pStyle w:val="ListParagraph"/>
        <w:numPr>
          <w:ilvl w:val="0"/>
          <w:numId w:val="10"/>
        </w:numPr>
        <w:rPr>
          <w:ins w:id="28" w:author="Theel, Amanda L." w:date="2024-10-10T13:51:00Z" w16du:dateUtc="2024-10-10T18:51:00Z"/>
          <w:rStyle w:val="None"/>
        </w:rPr>
      </w:pPr>
      <w:r>
        <w:rPr>
          <w:rStyle w:val="None"/>
        </w:rPr>
        <w:t xml:space="preserve">Keep the provided name </w:t>
      </w:r>
      <w:r w:rsidR="004A6E32">
        <w:rPr>
          <w:rStyle w:val="None"/>
        </w:rPr>
        <w:t xml:space="preserve">of your </w:t>
      </w:r>
      <w:r>
        <w:rPr>
          <w:rStyle w:val="None"/>
        </w:rPr>
        <w:t>inherited</w:t>
      </w:r>
      <w:r w:rsidR="004A6E32">
        <w:rPr>
          <w:rStyle w:val="None"/>
        </w:rPr>
        <w:t xml:space="preserve"> </w:t>
      </w:r>
      <w:r w:rsidR="00252AF1">
        <w:rPr>
          <w:rStyle w:val="None"/>
        </w:rPr>
        <w:t xml:space="preserve">virtual </w:t>
      </w:r>
      <w:r w:rsidR="004A6E32">
        <w:rPr>
          <w:rStyle w:val="None"/>
        </w:rPr>
        <w:t xml:space="preserve">machines in </w:t>
      </w:r>
      <w:r w:rsidR="006A4118">
        <w:rPr>
          <w:rStyle w:val="None"/>
        </w:rPr>
        <w:t>AWS</w:t>
      </w:r>
      <w:r>
        <w:rPr>
          <w:rStyle w:val="None"/>
        </w:rPr>
        <w:t>.</w:t>
      </w:r>
      <w:r w:rsidR="004A6E32">
        <w:rPr>
          <w:rStyle w:val="None"/>
        </w:rPr>
        <w:t xml:space="preserve"> </w:t>
      </w:r>
      <w:r>
        <w:rPr>
          <w:rStyle w:val="None"/>
        </w:rPr>
        <w:t>I</w:t>
      </w:r>
      <w:r w:rsidR="004A6E32">
        <w:rPr>
          <w:rStyle w:val="None"/>
        </w:rPr>
        <w:t xml:space="preserve">f restoring </w:t>
      </w:r>
      <w:r w:rsidR="00252AF1">
        <w:rPr>
          <w:rStyle w:val="None"/>
        </w:rPr>
        <w:t xml:space="preserve">VMs </w:t>
      </w:r>
      <w:r w:rsidR="004A6E32">
        <w:rPr>
          <w:rStyle w:val="None"/>
        </w:rPr>
        <w:t>from a s</w:t>
      </w:r>
      <w:r>
        <w:rPr>
          <w:rStyle w:val="None"/>
        </w:rPr>
        <w:t xml:space="preserve">napshot or redeploying an image, ensure </w:t>
      </w:r>
      <w:r w:rsidR="00252AF1">
        <w:rPr>
          <w:rStyle w:val="None"/>
        </w:rPr>
        <w:t xml:space="preserve">the VM </w:t>
      </w:r>
      <w:r>
        <w:rPr>
          <w:rStyle w:val="None"/>
        </w:rPr>
        <w:t>is renamed to the original name</w:t>
      </w:r>
      <w:r w:rsidR="358B06F3" w:rsidRPr="492B9BCB">
        <w:rPr>
          <w:rStyle w:val="None"/>
        </w:rPr>
        <w:t xml:space="preserve"> and </w:t>
      </w:r>
      <w:r w:rsidR="00252AF1">
        <w:rPr>
          <w:rStyle w:val="None"/>
        </w:rPr>
        <w:t>the</w:t>
      </w:r>
      <w:r w:rsidR="00252AF1" w:rsidRPr="492B9BCB">
        <w:rPr>
          <w:rStyle w:val="None"/>
        </w:rPr>
        <w:t xml:space="preserve"> </w:t>
      </w:r>
      <w:r w:rsidR="358B06F3" w:rsidRPr="32DE7A2D">
        <w:rPr>
          <w:rStyle w:val="None"/>
        </w:rPr>
        <w:t>private</w:t>
      </w:r>
      <w:r w:rsidR="358B06F3" w:rsidRPr="492B9BCB">
        <w:rPr>
          <w:rStyle w:val="None"/>
        </w:rPr>
        <w:t xml:space="preserve"> IP address </w:t>
      </w:r>
      <w:r w:rsidR="358B06F3" w:rsidRPr="32DE7A2D">
        <w:rPr>
          <w:rStyle w:val="None"/>
        </w:rPr>
        <w:t>does not change</w:t>
      </w:r>
      <w:r>
        <w:rPr>
          <w:rStyle w:val="None"/>
        </w:rPr>
        <w:t>.</w:t>
      </w:r>
    </w:p>
    <w:p w14:paraId="21412E82" w14:textId="6595FEFB" w:rsidR="00B67A40" w:rsidRDefault="00B67A40" w:rsidP="009C6541">
      <w:pPr>
        <w:pStyle w:val="ListParagraph"/>
        <w:numPr>
          <w:ilvl w:val="0"/>
          <w:numId w:val="10"/>
        </w:numPr>
        <w:rPr>
          <w:rStyle w:val="None"/>
        </w:rPr>
      </w:pPr>
      <w:ins w:id="29" w:author="Theel, Amanda L." w:date="2024-10-10T13:51:00Z" w16du:dateUtc="2024-10-10T18:51:00Z">
        <w:r>
          <w:rPr>
            <w:rStyle w:val="None"/>
          </w:rPr>
          <w:t xml:space="preserve">Sign up for </w:t>
        </w:r>
      </w:ins>
      <w:ins w:id="30" w:author="Theel, Amanda L." w:date="2024-10-17T11:30:00Z" w16du:dateUtc="2024-10-17T16:30:00Z">
        <w:r w:rsidR="00570F5D">
          <w:rPr>
            <w:rStyle w:val="None"/>
          </w:rPr>
          <w:t xml:space="preserve">a mandatory </w:t>
        </w:r>
      </w:ins>
      <w:ins w:id="31" w:author="Theel, Amanda L." w:date="2024-10-10T13:51:00Z" w16du:dateUtc="2024-10-10T18:51:00Z">
        <w:r>
          <w:rPr>
            <w:rStyle w:val="None"/>
          </w:rPr>
          <w:t>Red-Blue check-in</w:t>
        </w:r>
      </w:ins>
      <w:ins w:id="32" w:author="Theel, Amanda L." w:date="2024-10-17T11:30:00Z" w16du:dateUtc="2024-10-17T16:30:00Z">
        <w:r w:rsidR="00570F5D">
          <w:rPr>
            <w:rStyle w:val="None"/>
          </w:rPr>
          <w:t xml:space="preserve"> on Discord</w:t>
        </w:r>
      </w:ins>
      <w:ins w:id="33" w:author="Theel, Amanda L." w:date="2024-10-10T13:51:00Z" w16du:dateUtc="2024-10-10T18:51:00Z">
        <w:r>
          <w:rPr>
            <w:rStyle w:val="None"/>
          </w:rPr>
          <w:t xml:space="preserve"> </w:t>
        </w:r>
      </w:ins>
      <w:ins w:id="34" w:author="Theel, Amanda L." w:date="2024-10-10T13:52:00Z" w16du:dateUtc="2024-10-10T18:52:00Z">
        <w:r>
          <w:rPr>
            <w:rStyle w:val="None"/>
          </w:rPr>
          <w:t xml:space="preserve">for Friday, November 8 found </w:t>
        </w:r>
        <w:r>
          <w:rPr>
            <w:rStyle w:val="None"/>
          </w:rPr>
          <w:fldChar w:fldCharType="begin"/>
        </w:r>
        <w:r>
          <w:rPr>
            <w:rStyle w:val="None"/>
          </w:rPr>
          <w:instrText>HYPERLINK "https://calendly.com/cyberforcecompetition/2024-cyberforce-red-blue-check-in"</w:instrText>
        </w:r>
        <w:r>
          <w:rPr>
            <w:rStyle w:val="None"/>
          </w:rPr>
        </w:r>
        <w:r>
          <w:rPr>
            <w:rStyle w:val="None"/>
          </w:rPr>
          <w:fldChar w:fldCharType="separate"/>
        </w:r>
        <w:r w:rsidRPr="00B67A40">
          <w:rPr>
            <w:rStyle w:val="Hyperlink"/>
          </w:rPr>
          <w:t>HERE</w:t>
        </w:r>
        <w:r>
          <w:rPr>
            <w:rStyle w:val="None"/>
          </w:rPr>
          <w:fldChar w:fldCharType="end"/>
        </w:r>
        <w:r>
          <w:rPr>
            <w:rStyle w:val="None"/>
          </w:rPr>
          <w:t xml:space="preserve">. </w:t>
        </w:r>
      </w:ins>
    </w:p>
    <w:p w14:paraId="1E691311" w14:textId="77777777" w:rsidR="00CC4070" w:rsidRDefault="004A6E32" w:rsidP="009C6541">
      <w:pPr>
        <w:pStyle w:val="ListParagraph"/>
        <w:numPr>
          <w:ilvl w:val="0"/>
          <w:numId w:val="10"/>
        </w:numPr>
        <w:rPr>
          <w:rStyle w:val="None"/>
        </w:rPr>
      </w:pPr>
      <w:r>
        <w:rPr>
          <w:rStyle w:val="None"/>
        </w:rPr>
        <w:t xml:space="preserve">These rules ensure that each team participates under the same circumstances and thus has an equal opportunity to succeed. Depending on the offense, failure to comply with the rules of the competition may result in penalty points or disqualification. Egregious offenses may result in disqualification from the competition. If you see a breach of competition rules, please notify </w:t>
      </w:r>
      <w:r w:rsidR="00363616">
        <w:rPr>
          <w:rStyle w:val="None"/>
        </w:rPr>
        <w:t xml:space="preserve">the </w:t>
      </w:r>
      <w:r>
        <w:rPr>
          <w:rStyle w:val="None"/>
        </w:rPr>
        <w:t>competition staff immediately.</w:t>
      </w:r>
    </w:p>
    <w:p w14:paraId="0B765B40" w14:textId="15910788" w:rsidR="004A6E32" w:rsidRDefault="00D5361C" w:rsidP="009C6541">
      <w:pPr>
        <w:pStyle w:val="ListParagraph"/>
        <w:numPr>
          <w:ilvl w:val="0"/>
          <w:numId w:val="10"/>
        </w:numPr>
      </w:pPr>
      <w:r>
        <w:rPr>
          <w:rStyle w:val="None"/>
        </w:rPr>
        <w:t>C</w:t>
      </w:r>
      <w:r w:rsidR="004A6E32">
        <w:rPr>
          <w:rStyle w:val="None"/>
        </w:rPr>
        <w:t>ommunication</w:t>
      </w:r>
      <w:r w:rsidR="00B9590C">
        <w:rPr>
          <w:rStyle w:val="None"/>
        </w:rPr>
        <w:t>s</w:t>
      </w:r>
      <w:r w:rsidR="004A6E32">
        <w:rPr>
          <w:rStyle w:val="None"/>
        </w:rPr>
        <w:t xml:space="preserve"> with White team members </w:t>
      </w:r>
      <w:r w:rsidR="00AB5098">
        <w:rPr>
          <w:rStyle w:val="None"/>
        </w:rPr>
        <w:t>are</w:t>
      </w:r>
      <w:r w:rsidR="004A6E32">
        <w:rPr>
          <w:rStyle w:val="None"/>
        </w:rPr>
        <w:t xml:space="preserve"> confidential. </w:t>
      </w:r>
    </w:p>
    <w:p w14:paraId="56974E56" w14:textId="77777777" w:rsidR="004A6E32" w:rsidRDefault="004A6E32" w:rsidP="004A6E32">
      <w:pPr>
        <w:pStyle w:val="Heading2"/>
      </w:pPr>
      <w:bookmarkStart w:id="35" w:name="_Toc148092081"/>
      <w:r>
        <w:rPr>
          <w:rStyle w:val="None"/>
        </w:rPr>
        <w:t>Updates to Rules</w:t>
      </w:r>
      <w:bookmarkEnd w:id="35"/>
      <w:r>
        <w:rPr>
          <w:rStyle w:val="None"/>
        </w:rPr>
        <w:t xml:space="preserve"> </w:t>
      </w:r>
    </w:p>
    <w:p w14:paraId="51129300" w14:textId="3BED0C2C" w:rsidR="009F1E7D" w:rsidRDefault="6963808E" w:rsidP="006F16C5">
      <w:pPr>
        <w:pStyle w:val="BodyA"/>
        <w:rPr>
          <w:rStyle w:val="None"/>
          <w:caps/>
          <w:spacing w:val="15"/>
        </w:rPr>
      </w:pPr>
      <w:r w:rsidRPr="6963808E">
        <w:rPr>
          <w:rStyle w:val="None"/>
        </w:rPr>
        <w:t xml:space="preserve">Updates to rules can be found on the CyberForce Competition </w:t>
      </w:r>
      <w:del w:id="36" w:author="Theel, Amanda L." w:date="2024-10-17T11:31:00Z" w16du:dateUtc="2024-10-17T16:31:00Z">
        <w:r w:rsidRPr="00570F5D" w:rsidDel="00570F5D">
          <w:rPr>
            <w:rPrChange w:id="37" w:author="Theel, Amanda L." w:date="2024-10-17T11:31:00Z" w16du:dateUtc="2024-10-17T16:31:00Z">
              <w:rPr>
                <w:rStyle w:val="None"/>
              </w:rPr>
            </w:rPrChange>
          </w:rPr>
          <w:delText xml:space="preserve">website under the </w:delText>
        </w:r>
        <w:r w:rsidRPr="00570F5D" w:rsidDel="00570F5D">
          <w:fldChar w:fldCharType="begin"/>
        </w:r>
        <w:r w:rsidRPr="00570F5D" w:rsidDel="00570F5D">
          <w:delInstrText>HYPERLINK "https://cyberforce.energy.gov/cyberforce-competition/rules-guidelines/" \h</w:delInstrText>
        </w:r>
        <w:r w:rsidRPr="00570F5D" w:rsidDel="00570F5D">
          <w:fldChar w:fldCharType="separate"/>
        </w:r>
        <w:r w:rsidRPr="00570F5D" w:rsidDel="00570F5D">
          <w:rPr>
            <w:rPrChange w:id="38" w:author="Theel, Amanda L." w:date="2024-10-17T11:31:00Z" w16du:dateUtc="2024-10-17T16:31:00Z">
              <w:rPr>
                <w:rStyle w:val="Hyperlink"/>
                <w:rFonts w:eastAsia="Franklin Gothic Book" w:cs="Franklin Gothic Book"/>
              </w:rPr>
            </w:rPrChange>
          </w:rPr>
          <w:delText xml:space="preserve">Rules &amp; </w:delText>
        </w:r>
        <w:r w:rsidRPr="00570F5D" w:rsidDel="00570F5D">
          <w:rPr>
            <w:rPrChange w:id="39" w:author="Theel, Amanda L." w:date="2024-10-17T11:31:00Z" w16du:dateUtc="2024-10-17T16:31:00Z">
              <w:rPr>
                <w:rStyle w:val="Hyperlink"/>
                <w:lang w:val="nl-NL"/>
              </w:rPr>
            </w:rPrChange>
          </w:rPr>
          <w:delText>Guidelines Tab</w:delText>
        </w:r>
        <w:r w:rsidRPr="00570F5D" w:rsidDel="00570F5D">
          <w:rPr>
            <w:rPrChange w:id="40" w:author="Theel, Amanda L." w:date="2024-10-17T11:31:00Z" w16du:dateUtc="2024-10-17T16:31:00Z">
              <w:rPr>
                <w:rStyle w:val="Hyperlink"/>
                <w:lang w:val="nl-NL"/>
              </w:rPr>
            </w:rPrChange>
          </w:rPr>
          <w:fldChar w:fldCharType="end"/>
        </w:r>
      </w:del>
      <w:proofErr w:type="spellStart"/>
      <w:ins w:id="41" w:author="Theel, Amanda L." w:date="2024-10-17T11:31:00Z" w16du:dateUtc="2024-10-17T16:31:00Z">
        <w:r w:rsidR="00570F5D" w:rsidRPr="00570F5D">
          <w:rPr>
            <w:rPrChange w:id="42" w:author="Theel, Amanda L." w:date="2024-10-17T11:31:00Z" w16du:dateUtc="2024-10-17T16:31:00Z">
              <w:rPr>
                <w:rStyle w:val="Hyperlink"/>
                <w:lang w:val="nl-NL"/>
              </w:rPr>
            </w:rPrChange>
          </w:rPr>
          <w:t>Github</w:t>
        </w:r>
        <w:proofErr w:type="spellEnd"/>
        <w:r w:rsidR="00570F5D" w:rsidRPr="00570F5D">
          <w:rPr>
            <w:rPrChange w:id="43" w:author="Theel, Amanda L." w:date="2024-10-17T11:31:00Z" w16du:dateUtc="2024-10-17T16:31:00Z">
              <w:rPr>
                <w:rStyle w:val="Hyperlink"/>
                <w:lang w:val="nl-NL"/>
              </w:rPr>
            </w:rPrChange>
          </w:rPr>
          <w:t xml:space="preserve"> repository</w:t>
        </w:r>
      </w:ins>
      <w:r w:rsidRPr="6963808E">
        <w:rPr>
          <w:rStyle w:val="None"/>
        </w:rPr>
        <w:t xml:space="preserve"> and on the Discord in the #announcements and #documentation channels. It is each person’s responsibility to be aware of any updates to the rules. Updates will be inserted at the top of the rules document with the current date and section for ease of reference. </w:t>
      </w:r>
    </w:p>
    <w:p w14:paraId="7C39AD69" w14:textId="48787AFA" w:rsidR="004A6E32" w:rsidRDefault="004A6E32" w:rsidP="004A6E32">
      <w:pPr>
        <w:pStyle w:val="Heading2"/>
      </w:pPr>
      <w:bookmarkStart w:id="44" w:name="_Toc148092082"/>
      <w:r>
        <w:rPr>
          <w:rStyle w:val="None"/>
        </w:rPr>
        <w:t>The Do</w:t>
      </w:r>
      <w:r>
        <w:rPr>
          <w:rStyle w:val="None"/>
          <w:rFonts w:ascii="Arial Unicode MS" w:hAnsi="Arial Unicode MS"/>
          <w:rtl/>
          <w:lang w:val="ar-SA"/>
        </w:rPr>
        <w:t>’</w:t>
      </w:r>
      <w:r>
        <w:rPr>
          <w:rStyle w:val="None"/>
        </w:rPr>
        <w:t>s</w:t>
      </w:r>
      <w:bookmarkEnd w:id="44"/>
      <w:r>
        <w:rPr>
          <w:rStyle w:val="None"/>
        </w:rPr>
        <w:t xml:space="preserve"> </w:t>
      </w:r>
    </w:p>
    <w:p w14:paraId="4BBE8576" w14:textId="4761E541" w:rsidR="004A6E32" w:rsidRDefault="004A6E32" w:rsidP="009C6541">
      <w:pPr>
        <w:pStyle w:val="ListParagraph"/>
        <w:numPr>
          <w:ilvl w:val="0"/>
          <w:numId w:val="12"/>
        </w:numPr>
        <w:rPr>
          <w:rStyle w:val="None"/>
        </w:rPr>
      </w:pPr>
      <w:r>
        <w:rPr>
          <w:rStyle w:val="None"/>
        </w:rPr>
        <w:t xml:space="preserve">Secure existing required services on </w:t>
      </w:r>
      <w:r w:rsidR="001345FC">
        <w:rPr>
          <w:rStyle w:val="None"/>
        </w:rPr>
        <w:t xml:space="preserve">the </w:t>
      </w:r>
      <w:r w:rsidR="003669B5">
        <w:rPr>
          <w:rStyle w:val="None"/>
        </w:rPr>
        <w:t xml:space="preserve">provided </w:t>
      </w:r>
      <w:r w:rsidR="001345FC">
        <w:rPr>
          <w:rStyle w:val="None"/>
        </w:rPr>
        <w:t xml:space="preserve">traditional </w:t>
      </w:r>
      <w:r>
        <w:rPr>
          <w:rStyle w:val="None"/>
        </w:rPr>
        <w:t xml:space="preserve">VMs as outlined in the Blue </w:t>
      </w:r>
      <w:r w:rsidR="00F20B6F">
        <w:rPr>
          <w:rStyle w:val="None"/>
        </w:rPr>
        <w:t>t</w:t>
      </w:r>
      <w:r>
        <w:rPr>
          <w:rStyle w:val="None"/>
        </w:rPr>
        <w:t xml:space="preserve">eam </w:t>
      </w:r>
      <w:r w:rsidR="006A4118">
        <w:rPr>
          <w:rStyle w:val="None"/>
        </w:rPr>
        <w:t>AWS</w:t>
      </w:r>
      <w:r>
        <w:rPr>
          <w:rStyle w:val="None"/>
        </w:rPr>
        <w:t xml:space="preserve"> PDF</w:t>
      </w:r>
      <w:r w:rsidR="43A16E18" w:rsidRPr="29ACC00F">
        <w:rPr>
          <w:rStyle w:val="None"/>
        </w:rPr>
        <w:t xml:space="preserve"> and the </w:t>
      </w:r>
      <w:r w:rsidR="001D5D4A">
        <w:rPr>
          <w:rStyle w:val="None"/>
        </w:rPr>
        <w:t>R</w:t>
      </w:r>
      <w:r w:rsidR="43A16E18" w:rsidRPr="29ACC00F">
        <w:rPr>
          <w:rStyle w:val="None"/>
        </w:rPr>
        <w:t>ed team scoring rules</w:t>
      </w:r>
      <w:r>
        <w:rPr>
          <w:rStyle w:val="None"/>
        </w:rPr>
        <w:t>.</w:t>
      </w:r>
    </w:p>
    <w:p w14:paraId="477F59C0" w14:textId="546067C3" w:rsidR="00700D73" w:rsidRDefault="00700D73" w:rsidP="00700D73">
      <w:pPr>
        <w:pStyle w:val="ListParagraph"/>
        <w:numPr>
          <w:ilvl w:val="0"/>
          <w:numId w:val="12"/>
        </w:numPr>
      </w:pPr>
      <w:r w:rsidRPr="666EBAA4">
        <w:rPr>
          <w:rStyle w:val="None"/>
        </w:rPr>
        <w:lastRenderedPageBreak/>
        <w:t>Services can be moved and configured on the traditional infrastructure.</w:t>
      </w:r>
    </w:p>
    <w:p w14:paraId="6712E47E" w14:textId="6060665F" w:rsidR="004A6E32" w:rsidRDefault="002927BC" w:rsidP="009C6541">
      <w:pPr>
        <w:pStyle w:val="ListParagraph"/>
        <w:numPr>
          <w:ilvl w:val="0"/>
          <w:numId w:val="12"/>
        </w:numPr>
      </w:pPr>
      <w:r>
        <w:rPr>
          <w:rStyle w:val="None"/>
        </w:rPr>
        <w:t>Participants are only allowed to</w:t>
      </w:r>
      <w:r w:rsidR="004A6E32">
        <w:rPr>
          <w:rStyle w:val="None"/>
        </w:rPr>
        <w:t xml:space="preserve"> use freely available or free trials of software</w:t>
      </w:r>
      <w:r w:rsidR="00C61DF3">
        <w:rPr>
          <w:rStyle w:val="None"/>
        </w:rPr>
        <w:t>*</w:t>
      </w:r>
      <w:r w:rsidR="004A6E32">
        <w:rPr>
          <w:rStyle w:val="None"/>
        </w:rPr>
        <w:t>. Paid software and paid images are prohibited from use.</w:t>
      </w:r>
      <w:r w:rsidR="00C61DF3">
        <w:rPr>
          <w:rStyle w:val="None"/>
        </w:rPr>
        <w:t xml:space="preserve"> </w:t>
      </w:r>
      <w:r w:rsidR="00C61DF3" w:rsidRPr="00C61DF3">
        <w:rPr>
          <w:rStyle w:val="Emphasis"/>
        </w:rPr>
        <w:t>*No inherent AWS security software may be utilized.</w:t>
      </w:r>
      <w:r w:rsidR="00C61DF3">
        <w:rPr>
          <w:rStyle w:val="None"/>
        </w:rPr>
        <w:t xml:space="preserve"> </w:t>
      </w:r>
    </w:p>
    <w:p w14:paraId="2FFC292F" w14:textId="03B65B84" w:rsidR="004A6E32" w:rsidRDefault="004A6E32" w:rsidP="009C6541">
      <w:pPr>
        <w:pStyle w:val="ListParagraph"/>
        <w:numPr>
          <w:ilvl w:val="0"/>
          <w:numId w:val="12"/>
        </w:numPr>
        <w:rPr>
          <w:rStyle w:val="None"/>
        </w:rPr>
      </w:pPr>
      <w:r>
        <w:rPr>
          <w:rStyle w:val="None"/>
        </w:rPr>
        <w:t>Keep your services online, on their standard ports, for the duration of the competition.</w:t>
      </w:r>
    </w:p>
    <w:p w14:paraId="5AF143F8" w14:textId="5D0FA872" w:rsidR="00F05A11" w:rsidRDefault="666EBAA4" w:rsidP="00F05A11">
      <w:pPr>
        <w:pStyle w:val="ListParagraph"/>
        <w:numPr>
          <w:ilvl w:val="0"/>
          <w:numId w:val="12"/>
        </w:numPr>
      </w:pPr>
      <w:r>
        <w:t xml:space="preserve">You can harden/modify the Windows Server 2022, Windows Server 2019, and </w:t>
      </w:r>
      <w:del w:id="45" w:author="Theel, Amanda L." w:date="2024-10-17T11:31:00Z" w16du:dateUtc="2024-10-17T16:31:00Z">
        <w:r w:rsidDel="00570F5D">
          <w:delText>OpenSuse</w:delText>
        </w:r>
      </w:del>
      <w:ins w:id="46" w:author="Theel, Amanda L." w:date="2024-10-17T11:31:00Z" w16du:dateUtc="2024-10-17T16:31:00Z">
        <w:r w:rsidR="00570F5D">
          <w:t>OpenSUSE</w:t>
        </w:r>
      </w:ins>
      <w:r>
        <w:t xml:space="preserve"> 15 VMs.</w:t>
      </w:r>
    </w:p>
    <w:p w14:paraId="05E19226" w14:textId="54C4CF2C" w:rsidR="00F05A11" w:rsidRDefault="666EBAA4" w:rsidP="00F05A11">
      <w:pPr>
        <w:pStyle w:val="ListParagraph"/>
        <w:numPr>
          <w:ilvl w:val="0"/>
          <w:numId w:val="12"/>
        </w:numPr>
      </w:pPr>
      <w:r>
        <w:t>You can create EC2 VM Snapshots.</w:t>
      </w:r>
    </w:p>
    <w:p w14:paraId="19A26C11" w14:textId="6BB725E6" w:rsidR="004A6E32" w:rsidRDefault="666EBAA4" w:rsidP="009C6541">
      <w:pPr>
        <w:pStyle w:val="ListParagraph"/>
        <w:numPr>
          <w:ilvl w:val="0"/>
          <w:numId w:val="12"/>
        </w:numPr>
        <w:rPr>
          <w:rStyle w:val="None"/>
        </w:rPr>
      </w:pPr>
      <w:r w:rsidRPr="666EBAA4">
        <w:rPr>
          <w:rStyle w:val="None"/>
        </w:rPr>
        <w:t xml:space="preserve">Create and deploy innovative defense strategies within the constraints of </w:t>
      </w:r>
      <w:r w:rsidR="00700D73">
        <w:rPr>
          <w:rStyle w:val="None"/>
        </w:rPr>
        <w:t>the</w:t>
      </w:r>
      <w:r w:rsidRPr="666EBAA4">
        <w:rPr>
          <w:rStyle w:val="None"/>
        </w:rPr>
        <w:t xml:space="preserve"> rules. </w:t>
      </w:r>
    </w:p>
    <w:p w14:paraId="13CA08D3" w14:textId="36A93176" w:rsidR="00C61DF3" w:rsidRPr="00A34666" w:rsidRDefault="666EBAA4" w:rsidP="009C6541">
      <w:pPr>
        <w:pStyle w:val="ListParagraph"/>
        <w:numPr>
          <w:ilvl w:val="0"/>
          <w:numId w:val="12"/>
        </w:numPr>
      </w:pPr>
      <w:r w:rsidRPr="00A34666">
        <w:t xml:space="preserve">The </w:t>
      </w:r>
      <w:r w:rsidR="00306477">
        <w:t>green03</w:t>
      </w:r>
      <w:r w:rsidR="00306477" w:rsidRPr="00A34666">
        <w:t xml:space="preserve"> </w:t>
      </w:r>
      <w:r w:rsidR="00A34666" w:rsidRPr="00A34666">
        <w:t xml:space="preserve">&amp; </w:t>
      </w:r>
      <w:r w:rsidR="00306477">
        <w:t>test04</w:t>
      </w:r>
      <w:r w:rsidRPr="00A34666">
        <w:t xml:space="preserve"> user</w:t>
      </w:r>
      <w:r w:rsidR="00A34666" w:rsidRPr="00A34666">
        <w:t>s</w:t>
      </w:r>
      <w:r w:rsidRPr="00A34666">
        <w:t xml:space="preserve"> on the Traditional Infrastructure must maintain </w:t>
      </w:r>
      <w:r w:rsidR="00A34666" w:rsidRPr="00A34666">
        <w:t>the same access they were originally provided</w:t>
      </w:r>
      <w:r w:rsidRPr="00A34666">
        <w:t xml:space="preserve">. </w:t>
      </w:r>
    </w:p>
    <w:p w14:paraId="5B560C7D" w14:textId="13DB55DC" w:rsidR="0008755C" w:rsidRPr="00204F87" w:rsidRDefault="0008755C" w:rsidP="0008755C">
      <w:pPr>
        <w:pStyle w:val="ListParagraph"/>
        <w:numPr>
          <w:ilvl w:val="0"/>
          <w:numId w:val="12"/>
        </w:numPr>
        <w:rPr>
          <w:rStyle w:val="None"/>
        </w:rPr>
      </w:pPr>
      <w:r w:rsidRPr="666EBAA4">
        <w:rPr>
          <w:rStyle w:val="None"/>
        </w:rPr>
        <w:t xml:space="preserve">Submit your C-Suite Panel video link </w:t>
      </w:r>
      <w:r>
        <w:t xml:space="preserve">in a text file (.txt) </w:t>
      </w:r>
      <w:r w:rsidRPr="666EBAA4">
        <w:rPr>
          <w:rStyle w:val="None"/>
        </w:rPr>
        <w:t xml:space="preserve">by </w:t>
      </w:r>
      <w:r w:rsidRPr="00306477">
        <w:rPr>
          <w:rStyle w:val="None"/>
        </w:rPr>
        <w:t xml:space="preserve">Monday, October 28, </w:t>
      </w:r>
      <w:proofErr w:type="gramStart"/>
      <w:r w:rsidRPr="00306477">
        <w:rPr>
          <w:rStyle w:val="None"/>
        </w:rPr>
        <w:t>202</w:t>
      </w:r>
      <w:r w:rsidRPr="00204F87">
        <w:rPr>
          <w:rStyle w:val="None"/>
        </w:rPr>
        <w:t>4</w:t>
      </w:r>
      <w:proofErr w:type="gramEnd"/>
      <w:r w:rsidRPr="00204F87">
        <w:rPr>
          <w:rStyle w:val="None"/>
        </w:rPr>
        <w:t xml:space="preserve"> by 8AM PT to the scoreboard.</w:t>
      </w:r>
    </w:p>
    <w:p w14:paraId="07188AB7" w14:textId="6079922A" w:rsidR="004A6E32" w:rsidRPr="000C47F6" w:rsidRDefault="666EBAA4" w:rsidP="009C6541">
      <w:pPr>
        <w:pStyle w:val="ListParagraph"/>
        <w:numPr>
          <w:ilvl w:val="0"/>
          <w:numId w:val="12"/>
        </w:numPr>
        <w:rPr>
          <w:rStyle w:val="None"/>
        </w:rPr>
      </w:pPr>
      <w:r w:rsidRPr="00204F87">
        <w:rPr>
          <w:rStyle w:val="None"/>
        </w:rPr>
        <w:t xml:space="preserve">Submit Security Documentation by </w:t>
      </w:r>
      <w:r w:rsidRPr="00306477">
        <w:rPr>
          <w:rStyle w:val="None"/>
        </w:rPr>
        <w:t xml:space="preserve">Monday, </w:t>
      </w:r>
      <w:r w:rsidR="0008755C" w:rsidRPr="00306477">
        <w:rPr>
          <w:rStyle w:val="None"/>
        </w:rPr>
        <w:t>November 4</w:t>
      </w:r>
      <w:r w:rsidRPr="00306477">
        <w:rPr>
          <w:rStyle w:val="None"/>
        </w:rPr>
        <w:t xml:space="preserve">, </w:t>
      </w:r>
      <w:proofErr w:type="gramStart"/>
      <w:r w:rsidRPr="00306477">
        <w:rPr>
          <w:rStyle w:val="None"/>
        </w:rPr>
        <w:t>202</w:t>
      </w:r>
      <w:r w:rsidR="0008755C" w:rsidRPr="00204F87">
        <w:rPr>
          <w:rStyle w:val="None"/>
        </w:rPr>
        <w:t>4</w:t>
      </w:r>
      <w:proofErr w:type="gramEnd"/>
      <w:r w:rsidRPr="00204F87">
        <w:rPr>
          <w:rStyle w:val="None"/>
        </w:rPr>
        <w:t xml:space="preserve"> by</w:t>
      </w:r>
      <w:r w:rsidRPr="666EBAA4">
        <w:rPr>
          <w:rStyle w:val="None"/>
        </w:rPr>
        <w:t xml:space="preserve"> 8AM PT to the scoreboard. </w:t>
      </w:r>
    </w:p>
    <w:p w14:paraId="153A1205" w14:textId="77777777" w:rsidR="004A6E32" w:rsidRDefault="004A6E32" w:rsidP="004A6E32">
      <w:pPr>
        <w:pStyle w:val="Heading2"/>
      </w:pPr>
      <w:bookmarkStart w:id="47" w:name="_Toc148092083"/>
      <w:r>
        <w:rPr>
          <w:rStyle w:val="None"/>
        </w:rPr>
        <w:t>The Do not</w:t>
      </w:r>
      <w:r>
        <w:rPr>
          <w:rStyle w:val="None"/>
          <w:rFonts w:ascii="Arial Unicode MS" w:hAnsi="Arial Unicode MS"/>
          <w:rtl/>
          <w:lang w:val="ar-SA"/>
        </w:rPr>
        <w:t>’</w:t>
      </w:r>
      <w:r>
        <w:rPr>
          <w:rStyle w:val="None"/>
        </w:rPr>
        <w:t>s</w:t>
      </w:r>
      <w:bookmarkEnd w:id="47"/>
      <w:r>
        <w:rPr>
          <w:rStyle w:val="None"/>
        </w:rPr>
        <w:t xml:space="preserve"> </w:t>
      </w:r>
    </w:p>
    <w:p w14:paraId="7D52E851" w14:textId="1AE98E3B" w:rsidR="00700D73" w:rsidRDefault="00700D73" w:rsidP="009C6541">
      <w:pPr>
        <w:pStyle w:val="ListParagraph"/>
        <w:numPr>
          <w:ilvl w:val="0"/>
          <w:numId w:val="14"/>
        </w:numPr>
        <w:rPr>
          <w:rStyle w:val="None"/>
        </w:rPr>
      </w:pPr>
      <w:r>
        <w:rPr>
          <w:rStyle w:val="None"/>
        </w:rPr>
        <w:t xml:space="preserve">Do not create additional virtual machines. </w:t>
      </w:r>
    </w:p>
    <w:p w14:paraId="6FD2169E" w14:textId="117980E7" w:rsidR="004A6E32" w:rsidRPr="00997047" w:rsidRDefault="666EBAA4" w:rsidP="009C6541">
      <w:pPr>
        <w:pStyle w:val="ListParagraph"/>
        <w:numPr>
          <w:ilvl w:val="0"/>
          <w:numId w:val="14"/>
        </w:numPr>
        <w:rPr>
          <w:rStyle w:val="None"/>
          <w:rPrChange w:id="48" w:author="Theel, Amanda L." w:date="2024-10-15T10:52:00Z" w16du:dateUtc="2024-10-15T15:52:00Z">
            <w:rPr>
              <w:rStyle w:val="None"/>
              <w:highlight w:val="yellow"/>
            </w:rPr>
          </w:rPrChange>
        </w:rPr>
      </w:pPr>
      <w:r w:rsidRPr="00997047">
        <w:rPr>
          <w:rStyle w:val="None"/>
          <w:rPrChange w:id="49" w:author="Theel, Amanda L." w:date="2024-10-15T10:52:00Z" w16du:dateUtc="2024-10-15T15:52:00Z">
            <w:rPr>
              <w:rStyle w:val="None"/>
              <w:highlight w:val="yellow"/>
            </w:rPr>
          </w:rPrChange>
        </w:rPr>
        <w:t xml:space="preserve">Do not create more than 6 total virtual machines (VMs) in your environment. White team will delete the last machine(s) created if more than 6 machines are running in your environment at any given time. </w:t>
      </w:r>
    </w:p>
    <w:p w14:paraId="4F07CD9D" w14:textId="3ACBF398" w:rsidR="00D83526" w:rsidRPr="00997047" w:rsidRDefault="666EBAA4" w:rsidP="009C6541">
      <w:pPr>
        <w:pStyle w:val="ListParagraph"/>
        <w:numPr>
          <w:ilvl w:val="0"/>
          <w:numId w:val="14"/>
        </w:numPr>
        <w:rPr>
          <w:rStyle w:val="None"/>
          <w:rPrChange w:id="50" w:author="Theel, Amanda L." w:date="2024-10-15T10:52:00Z" w16du:dateUtc="2024-10-15T15:52:00Z">
            <w:rPr>
              <w:rStyle w:val="None"/>
              <w:highlight w:val="yellow"/>
            </w:rPr>
          </w:rPrChange>
        </w:rPr>
      </w:pPr>
      <w:r w:rsidRPr="00997047">
        <w:rPr>
          <w:rStyle w:val="None"/>
          <w:rPrChange w:id="51" w:author="Theel, Amanda L." w:date="2024-10-15T10:52:00Z" w16du:dateUtc="2024-10-15T15:52:00Z">
            <w:rPr>
              <w:rStyle w:val="None"/>
              <w:highlight w:val="yellow"/>
            </w:rPr>
          </w:rPrChange>
        </w:rPr>
        <w:t>Do not delete the provided machines. Services cannot be moved and configured on the assume breach infrastructure.</w:t>
      </w:r>
      <w:r w:rsidR="00700D73" w:rsidRPr="00997047">
        <w:rPr>
          <w:rStyle w:val="None"/>
          <w:rPrChange w:id="52" w:author="Theel, Amanda L." w:date="2024-10-15T10:52:00Z" w16du:dateUtc="2024-10-15T15:52:00Z">
            <w:rPr>
              <w:rStyle w:val="None"/>
              <w:highlight w:val="yellow"/>
            </w:rPr>
          </w:rPrChange>
        </w:rPr>
        <w:t xml:space="preserve"> Recover the machine </w:t>
      </w:r>
      <w:del w:id="53" w:author="Theel, Amanda L." w:date="2024-10-17T11:32:00Z" w16du:dateUtc="2024-10-17T16:32:00Z">
        <w:r w:rsidR="00700D73" w:rsidRPr="00997047" w:rsidDel="00570F5D">
          <w:rPr>
            <w:rStyle w:val="None"/>
            <w:rPrChange w:id="54" w:author="Theel, Amanda L." w:date="2024-10-15T10:52:00Z" w16du:dateUtc="2024-10-15T15:52:00Z">
              <w:rPr>
                <w:rStyle w:val="None"/>
                <w:highlight w:val="yellow"/>
              </w:rPr>
            </w:rPrChange>
          </w:rPr>
          <w:delText>through the use of</w:delText>
        </w:r>
      </w:del>
      <w:ins w:id="55" w:author="Theel, Amanda L." w:date="2024-10-17T11:32:00Z" w16du:dateUtc="2024-10-17T16:32:00Z">
        <w:r w:rsidR="00570F5D" w:rsidRPr="00570F5D">
          <w:rPr>
            <w:rStyle w:val="None"/>
          </w:rPr>
          <w:t>using</w:t>
        </w:r>
      </w:ins>
      <w:r w:rsidR="00700D73" w:rsidRPr="00997047">
        <w:rPr>
          <w:rStyle w:val="None"/>
          <w:rPrChange w:id="56" w:author="Theel, Amanda L." w:date="2024-10-15T10:52:00Z" w16du:dateUtc="2024-10-15T15:52:00Z">
            <w:rPr>
              <w:rStyle w:val="None"/>
              <w:highlight w:val="yellow"/>
            </w:rPr>
          </w:rPrChange>
        </w:rPr>
        <w:t xml:space="preserve"> the snapshot, do not delete. </w:t>
      </w:r>
    </w:p>
    <w:p w14:paraId="7C3C39D5" w14:textId="262C9142" w:rsidR="00F05A11" w:rsidRPr="00997047" w:rsidRDefault="666EBAA4" w:rsidP="666EBAA4">
      <w:pPr>
        <w:pStyle w:val="ListParagraph"/>
        <w:numPr>
          <w:ilvl w:val="0"/>
          <w:numId w:val="14"/>
        </w:numPr>
        <w:rPr>
          <w:rStyle w:val="None"/>
          <w:rPrChange w:id="57" w:author="Theel, Amanda L." w:date="2024-10-15T10:55:00Z" w16du:dateUtc="2024-10-15T15:55:00Z">
            <w:rPr>
              <w:rStyle w:val="None"/>
              <w:highlight w:val="yellow"/>
            </w:rPr>
          </w:rPrChange>
        </w:rPr>
      </w:pPr>
      <w:r w:rsidRPr="00997047">
        <w:rPr>
          <w:rStyle w:val="None"/>
          <w:rPrChange w:id="58" w:author="Theel, Amanda L." w:date="2024-10-15T10:55:00Z" w16du:dateUtc="2024-10-15T15:55:00Z">
            <w:rPr>
              <w:rStyle w:val="None"/>
              <w:highlight w:val="yellow"/>
            </w:rPr>
          </w:rPrChange>
        </w:rPr>
        <w:t xml:space="preserve">Do not edit, alter, or touch the assume breach VMS: </w:t>
      </w:r>
      <w:del w:id="59" w:author="Theel, Amanda L." w:date="2024-10-15T10:52:00Z" w16du:dateUtc="2024-10-15T15:52:00Z">
        <w:r w:rsidR="005A112F" w:rsidRPr="00997047" w:rsidDel="00997047">
          <w:rPr>
            <w:rStyle w:val="None"/>
            <w:rPrChange w:id="60" w:author="Theel, Amanda L." w:date="2024-10-15T10:55:00Z" w16du:dateUtc="2024-10-15T15:55:00Z">
              <w:rPr>
                <w:rStyle w:val="None"/>
                <w:highlight w:val="yellow"/>
              </w:rPr>
            </w:rPrChange>
          </w:rPr>
          <w:delText xml:space="preserve">CnC </w:delText>
        </w:r>
      </w:del>
      <w:ins w:id="61" w:author="Theel, Amanda L." w:date="2024-10-15T11:17:00Z" w16du:dateUtc="2024-10-15T16:17:00Z">
        <w:r w:rsidR="00BC2C6A">
          <w:rPr>
            <w:rStyle w:val="None"/>
          </w:rPr>
          <w:t>CNC</w:t>
        </w:r>
      </w:ins>
      <w:ins w:id="62" w:author="Theel, Amanda L." w:date="2024-10-15T10:52:00Z" w16du:dateUtc="2024-10-15T15:52:00Z">
        <w:r w:rsidR="00997047" w:rsidRPr="00997047">
          <w:rPr>
            <w:rStyle w:val="None"/>
            <w:rPrChange w:id="63" w:author="Theel, Amanda L." w:date="2024-10-15T10:55:00Z" w16du:dateUtc="2024-10-15T15:55:00Z">
              <w:rPr>
                <w:rStyle w:val="None"/>
                <w:highlight w:val="yellow"/>
              </w:rPr>
            </w:rPrChange>
          </w:rPr>
          <w:t xml:space="preserve"> </w:t>
        </w:r>
      </w:ins>
      <w:r w:rsidR="005A112F" w:rsidRPr="00997047">
        <w:rPr>
          <w:rStyle w:val="None"/>
          <w:rPrChange w:id="64" w:author="Theel, Amanda L." w:date="2024-10-15T10:55:00Z" w16du:dateUtc="2024-10-15T15:55:00Z">
            <w:rPr>
              <w:rStyle w:val="None"/>
              <w:highlight w:val="yellow"/>
            </w:rPr>
          </w:rPrChange>
        </w:rPr>
        <w:t>(</w:t>
      </w:r>
      <w:r w:rsidRPr="00997047">
        <w:rPr>
          <w:rStyle w:val="None"/>
          <w:rPrChange w:id="65" w:author="Theel, Amanda L." w:date="2024-10-15T10:55:00Z" w16du:dateUtc="2024-10-15T15:55:00Z">
            <w:rPr>
              <w:rStyle w:val="None"/>
              <w:highlight w:val="yellow"/>
            </w:rPr>
          </w:rPrChange>
        </w:rPr>
        <w:t xml:space="preserve">Windows Server 2016), PLC (Ubuntu </w:t>
      </w:r>
      <w:del w:id="66" w:author="Theel, Amanda L." w:date="2024-10-15T10:53:00Z" w16du:dateUtc="2024-10-15T15:53:00Z">
        <w:r w:rsidRPr="00997047" w:rsidDel="00997047">
          <w:rPr>
            <w:rStyle w:val="None"/>
            <w:rPrChange w:id="67" w:author="Theel, Amanda L." w:date="2024-10-15T10:55:00Z" w16du:dateUtc="2024-10-15T15:55:00Z">
              <w:rPr>
                <w:rStyle w:val="None"/>
                <w:highlight w:val="yellow"/>
              </w:rPr>
            </w:rPrChange>
          </w:rPr>
          <w:delText>18.04</w:delText>
        </w:r>
      </w:del>
      <w:ins w:id="68" w:author="Theel, Amanda L." w:date="2024-10-15T10:53:00Z" w16du:dateUtc="2024-10-15T15:53:00Z">
        <w:r w:rsidR="00997047" w:rsidRPr="00997047">
          <w:rPr>
            <w:rStyle w:val="None"/>
            <w:rPrChange w:id="69" w:author="Theel, Amanda L." w:date="2024-10-15T10:55:00Z" w16du:dateUtc="2024-10-15T15:55:00Z">
              <w:rPr>
                <w:rStyle w:val="None"/>
                <w:highlight w:val="yellow"/>
              </w:rPr>
            </w:rPrChange>
          </w:rPr>
          <w:t>22.04</w:t>
        </w:r>
      </w:ins>
      <w:r w:rsidRPr="00997047">
        <w:rPr>
          <w:rStyle w:val="None"/>
          <w:rPrChange w:id="70" w:author="Theel, Amanda L." w:date="2024-10-15T10:55:00Z" w16du:dateUtc="2024-10-15T15:55:00Z">
            <w:rPr>
              <w:rStyle w:val="None"/>
              <w:highlight w:val="yellow"/>
            </w:rPr>
          </w:rPrChange>
        </w:rPr>
        <w:t>), and Web Server (CentOS 7).</w:t>
      </w:r>
    </w:p>
    <w:p w14:paraId="23DCDBFA" w14:textId="6D7B3322" w:rsidR="00F05A11" w:rsidRDefault="666EBAA4" w:rsidP="00F05A11">
      <w:pPr>
        <w:pStyle w:val="ListParagraph"/>
        <w:numPr>
          <w:ilvl w:val="0"/>
          <w:numId w:val="14"/>
        </w:numPr>
        <w:rPr>
          <w:rStyle w:val="None"/>
        </w:rPr>
      </w:pPr>
      <w:r w:rsidRPr="666EBAA4">
        <w:rPr>
          <w:rStyle w:val="None"/>
        </w:rPr>
        <w:t>Do not block ports on your Assume Breach infrastructure.</w:t>
      </w:r>
    </w:p>
    <w:p w14:paraId="153EF8B2" w14:textId="55759209" w:rsidR="00035021" w:rsidRDefault="666EBAA4" w:rsidP="009C6541">
      <w:pPr>
        <w:pStyle w:val="ListParagraph"/>
        <w:numPr>
          <w:ilvl w:val="0"/>
          <w:numId w:val="14"/>
        </w:numPr>
        <w:rPr>
          <w:rStyle w:val="None"/>
        </w:rPr>
      </w:pPr>
      <w:r w:rsidRPr="666EBAA4">
        <w:rPr>
          <w:rStyle w:val="None"/>
        </w:rPr>
        <w:t>Do not brand your website, documentation, video, etc. with any university information.</w:t>
      </w:r>
    </w:p>
    <w:p w14:paraId="63D02F7B" w14:textId="5C294616" w:rsidR="00BC6D67" w:rsidRPr="00FC1BCA" w:rsidRDefault="666EBAA4" w:rsidP="009C6541">
      <w:pPr>
        <w:pStyle w:val="ListParagraph"/>
        <w:numPr>
          <w:ilvl w:val="0"/>
          <w:numId w:val="14"/>
        </w:numPr>
        <w:rPr>
          <w:rStyle w:val="None"/>
        </w:rPr>
      </w:pPr>
      <w:r w:rsidRPr="00FC1BCA">
        <w:rPr>
          <w:rStyle w:val="None"/>
        </w:rPr>
        <w:t xml:space="preserve">Do not change the IP addresses to the provided VMs. </w:t>
      </w:r>
    </w:p>
    <w:p w14:paraId="45DE46C4" w14:textId="7A719E43" w:rsidR="00BC6D67" w:rsidRDefault="666EBAA4" w:rsidP="009C6541">
      <w:pPr>
        <w:pStyle w:val="ListParagraph"/>
        <w:numPr>
          <w:ilvl w:val="0"/>
          <w:numId w:val="14"/>
        </w:numPr>
      </w:pPr>
      <w:r w:rsidRPr="666EBAA4">
        <w:rPr>
          <w:rStyle w:val="None"/>
        </w:rPr>
        <w:t xml:space="preserve">Do not change the name of your provided machines in AWS. </w:t>
      </w:r>
      <w:r w:rsidR="008F6E96">
        <w:rPr>
          <w:rStyle w:val="None"/>
        </w:rPr>
        <w:t xml:space="preserve">Recover the machine </w:t>
      </w:r>
      <w:del w:id="71" w:author="Theel, Amanda L." w:date="2024-10-17T11:32:00Z" w16du:dateUtc="2024-10-17T16:32:00Z">
        <w:r w:rsidR="008F6E96" w:rsidDel="00570F5D">
          <w:rPr>
            <w:rStyle w:val="None"/>
          </w:rPr>
          <w:delText>through the use of</w:delText>
        </w:r>
      </w:del>
      <w:ins w:id="72" w:author="Theel, Amanda L." w:date="2024-10-17T11:32:00Z" w16du:dateUtc="2024-10-17T16:32:00Z">
        <w:r w:rsidR="00570F5D">
          <w:rPr>
            <w:rStyle w:val="None"/>
          </w:rPr>
          <w:t>using</w:t>
        </w:r>
      </w:ins>
      <w:r w:rsidR="008F6E96">
        <w:rPr>
          <w:rStyle w:val="None"/>
        </w:rPr>
        <w:t xml:space="preserve"> the snapshot, do not delete.</w:t>
      </w:r>
    </w:p>
    <w:p w14:paraId="7EE9A0A5" w14:textId="3CA9D188" w:rsidR="004A6E32" w:rsidRDefault="666EBAA4" w:rsidP="009C6541">
      <w:pPr>
        <w:pStyle w:val="ListParagraph"/>
        <w:numPr>
          <w:ilvl w:val="0"/>
          <w:numId w:val="14"/>
        </w:numPr>
      </w:pPr>
      <w:r w:rsidRPr="666EBAA4">
        <w:rPr>
          <w:rStyle w:val="None"/>
        </w:rPr>
        <w:t xml:space="preserve">Do not perform offensive actions toward any other Blue teams, the Red team, or AWS. </w:t>
      </w:r>
    </w:p>
    <w:p w14:paraId="3A643666" w14:textId="31156AE8" w:rsidR="00433364" w:rsidRPr="00BD51F5" w:rsidRDefault="666EBAA4" w:rsidP="009C6541">
      <w:pPr>
        <w:pStyle w:val="ListParagraph"/>
        <w:numPr>
          <w:ilvl w:val="0"/>
          <w:numId w:val="14"/>
        </w:numPr>
        <w:rPr>
          <w:rStyle w:val="None"/>
          <w:caps/>
          <w:spacing w:val="15"/>
        </w:rPr>
      </w:pPr>
      <w:r w:rsidRPr="666EBAA4">
        <w:rPr>
          <w:rStyle w:val="None"/>
        </w:rPr>
        <w:t xml:space="preserve">Any attempts to hack, alter, or compromise the scoreboard will result in disqualification. </w:t>
      </w:r>
    </w:p>
    <w:p w14:paraId="2B58A259" w14:textId="088C75E2" w:rsidR="00BD51F5" w:rsidRPr="00E33D0D" w:rsidRDefault="666EBAA4" w:rsidP="009C6541">
      <w:pPr>
        <w:pStyle w:val="ListParagraph"/>
        <w:numPr>
          <w:ilvl w:val="0"/>
          <w:numId w:val="14"/>
        </w:numPr>
        <w:rPr>
          <w:rStyle w:val="None"/>
          <w:caps/>
          <w:spacing w:val="15"/>
        </w:rPr>
      </w:pPr>
      <w:r w:rsidRPr="666EBAA4">
        <w:rPr>
          <w:rStyle w:val="None"/>
        </w:rPr>
        <w:t xml:space="preserve">Do not utilize programs and AI software such as ChatGPT or </w:t>
      </w:r>
      <w:proofErr w:type="gramStart"/>
      <w:r w:rsidRPr="666EBAA4">
        <w:rPr>
          <w:rStyle w:val="None"/>
        </w:rPr>
        <w:t>similar</w:t>
      </w:r>
      <w:ins w:id="73" w:author="Theel, Amanda L." w:date="2024-10-17T11:32:00Z" w16du:dateUtc="2024-10-17T16:32:00Z">
        <w:r w:rsidR="00570F5D">
          <w:rPr>
            <w:rStyle w:val="None"/>
          </w:rPr>
          <w:t xml:space="preserve"> to</w:t>
        </w:r>
        <w:proofErr w:type="gramEnd"/>
        <w:r w:rsidR="00570F5D">
          <w:rPr>
            <w:rStyle w:val="None"/>
          </w:rPr>
          <w:t xml:space="preserve"> assist with solving anomalies or supporting your infrastructure defense</w:t>
        </w:r>
      </w:ins>
      <w:r w:rsidRPr="666EBAA4">
        <w:rPr>
          <w:rStyle w:val="None"/>
        </w:rPr>
        <w:t xml:space="preserve">. </w:t>
      </w:r>
    </w:p>
    <w:p w14:paraId="5BB882FC" w14:textId="509E3A18" w:rsidR="004A6E32" w:rsidRDefault="004A6E32" w:rsidP="004A6E32">
      <w:pPr>
        <w:pStyle w:val="Heading2"/>
      </w:pPr>
      <w:bookmarkStart w:id="74" w:name="_Toc148092084"/>
      <w:r>
        <w:rPr>
          <w:rStyle w:val="None"/>
        </w:rPr>
        <w:t>Competition Requirements</w:t>
      </w:r>
      <w:bookmarkEnd w:id="74"/>
    </w:p>
    <w:p w14:paraId="408C29CA" w14:textId="77777777" w:rsidR="004A6E32" w:rsidRDefault="004A6E32" w:rsidP="004A6E32">
      <w:pPr>
        <w:pStyle w:val="Heading3"/>
      </w:pPr>
      <w:bookmarkStart w:id="75" w:name="_Toc148092085"/>
      <w:r w:rsidRPr="00661ECF">
        <w:rPr>
          <w:rStyle w:val="None"/>
        </w:rPr>
        <w:t>Required Services and Port Numbers</w:t>
      </w:r>
      <w:bookmarkEnd w:id="75"/>
      <w:r>
        <w:rPr>
          <w:rStyle w:val="None"/>
        </w:rPr>
        <w:t xml:space="preserve"> </w:t>
      </w:r>
    </w:p>
    <w:p w14:paraId="5C2BF409" w14:textId="24A3B04B" w:rsidR="004A6E32" w:rsidRDefault="004A6E32" w:rsidP="004A6E32">
      <w:pPr>
        <w:pStyle w:val="BodyA"/>
      </w:pPr>
      <w:r>
        <w:rPr>
          <w:rStyle w:val="None"/>
        </w:rPr>
        <w:t xml:space="preserve">All Blue teams are required to maintain the following services </w:t>
      </w:r>
      <w:r w:rsidR="00CC7776">
        <w:rPr>
          <w:rStyle w:val="None"/>
        </w:rPr>
        <w:t xml:space="preserve">on the listed ports </w:t>
      </w:r>
      <w:r w:rsidR="00363616">
        <w:rPr>
          <w:rStyle w:val="None"/>
        </w:rPr>
        <w:t>during</w:t>
      </w:r>
      <w:r>
        <w:rPr>
          <w:rStyle w:val="None"/>
        </w:rPr>
        <w:t xml:space="preserve"> the competition.</w:t>
      </w:r>
      <w:r w:rsidR="00B606DF">
        <w:rPr>
          <w:rStyle w:val="None"/>
        </w:rPr>
        <w:t xml:space="preserve"> If one of these services is on a provided VM, it must remain on that VM. This pre-existing service will be scored. </w:t>
      </w:r>
    </w:p>
    <w:tbl>
      <w:tblPr>
        <w:tblW w:w="96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4CBDB"/>
        <w:tblLayout w:type="fixed"/>
        <w:tblLook w:val="04A0" w:firstRow="1" w:lastRow="0" w:firstColumn="1" w:lastColumn="0" w:noHBand="0" w:noVBand="1"/>
      </w:tblPr>
      <w:tblGrid>
        <w:gridCol w:w="743"/>
        <w:gridCol w:w="1181"/>
        <w:gridCol w:w="1008"/>
        <w:gridCol w:w="288"/>
        <w:gridCol w:w="743"/>
        <w:gridCol w:w="1181"/>
        <w:gridCol w:w="1008"/>
        <w:gridCol w:w="288"/>
        <w:gridCol w:w="864"/>
        <w:gridCol w:w="1296"/>
        <w:gridCol w:w="1008"/>
        <w:tblGridChange w:id="76">
          <w:tblGrid>
            <w:gridCol w:w="10"/>
            <w:gridCol w:w="733"/>
            <w:gridCol w:w="10"/>
            <w:gridCol w:w="1171"/>
            <w:gridCol w:w="10"/>
            <w:gridCol w:w="998"/>
            <w:gridCol w:w="10"/>
            <w:gridCol w:w="278"/>
            <w:gridCol w:w="10"/>
            <w:gridCol w:w="733"/>
            <w:gridCol w:w="10"/>
            <w:gridCol w:w="1171"/>
            <w:gridCol w:w="10"/>
            <w:gridCol w:w="998"/>
            <w:gridCol w:w="10"/>
            <w:gridCol w:w="278"/>
            <w:gridCol w:w="10"/>
            <w:gridCol w:w="854"/>
            <w:gridCol w:w="10"/>
            <w:gridCol w:w="1286"/>
            <w:gridCol w:w="10"/>
            <w:gridCol w:w="998"/>
            <w:gridCol w:w="10"/>
          </w:tblGrid>
        </w:tblGridChange>
      </w:tblGrid>
      <w:tr w:rsidR="00D61486" w14:paraId="33A8A09A" w14:textId="052D57A4" w:rsidTr="00D61486">
        <w:trPr>
          <w:trHeight w:val="144"/>
          <w:jc w:val="center"/>
        </w:trPr>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3DEC51" w14:textId="77777777" w:rsidR="00D61486" w:rsidRPr="00206AB1" w:rsidRDefault="00D61486" w:rsidP="00272A2A">
            <w:pPr>
              <w:pStyle w:val="BodyA"/>
              <w:spacing w:before="0" w:after="0" w:line="240" w:lineRule="auto"/>
              <w:rPr>
                <w:sz w:val="16"/>
                <w:szCs w:val="16"/>
              </w:rPr>
            </w:pPr>
            <w:r w:rsidRPr="00206AB1">
              <w:rPr>
                <w:rStyle w:val="None"/>
                <w:sz w:val="16"/>
                <w:szCs w:val="16"/>
              </w:rPr>
              <w:t>SERVICE</w:t>
            </w:r>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p w14:paraId="6B9F9A3E" w14:textId="77777777" w:rsidR="00D61486" w:rsidRPr="00206AB1" w:rsidRDefault="00D61486" w:rsidP="00272A2A">
            <w:pPr>
              <w:pStyle w:val="BodyA"/>
              <w:spacing w:before="0" w:after="0" w:line="240" w:lineRule="auto"/>
              <w:rPr>
                <w:sz w:val="16"/>
                <w:szCs w:val="16"/>
              </w:rPr>
            </w:pPr>
            <w:r w:rsidRPr="00206AB1">
              <w:rPr>
                <w:rStyle w:val="None"/>
                <w:sz w:val="16"/>
                <w:szCs w:val="16"/>
              </w:rPr>
              <w:t>PORT NUMBER</w:t>
            </w:r>
          </w:p>
        </w:tc>
        <w:tc>
          <w:tcPr>
            <w:tcW w:w="1008" w:type="dxa"/>
            <w:tcBorders>
              <w:top w:val="single" w:sz="4" w:space="0" w:color="auto"/>
              <w:left w:val="single" w:sz="4" w:space="0" w:color="auto"/>
              <w:bottom w:val="single" w:sz="4" w:space="0" w:color="auto"/>
              <w:right w:val="single" w:sz="4" w:space="0" w:color="auto"/>
            </w:tcBorders>
          </w:tcPr>
          <w:p w14:paraId="75A45065" w14:textId="4073596E" w:rsidR="00D61486" w:rsidRPr="00206AB1" w:rsidRDefault="00D61486" w:rsidP="00272A2A">
            <w:pPr>
              <w:spacing w:before="0" w:after="0" w:line="240" w:lineRule="auto"/>
              <w:rPr>
                <w:sz w:val="16"/>
                <w:szCs w:val="16"/>
              </w:rPr>
            </w:pPr>
            <w:r>
              <w:rPr>
                <w:sz w:val="16"/>
                <w:szCs w:val="16"/>
              </w:rPr>
              <w:t>BOX</w:t>
            </w:r>
          </w:p>
        </w:tc>
        <w:tc>
          <w:tcPr>
            <w:tcW w:w="288" w:type="dxa"/>
            <w:tcBorders>
              <w:top w:val="nil"/>
              <w:left w:val="single" w:sz="4" w:space="0" w:color="auto"/>
              <w:bottom w:val="nil"/>
              <w:right w:val="single" w:sz="4" w:space="0" w:color="000000"/>
            </w:tcBorders>
            <w:shd w:val="clear" w:color="auto" w:fill="auto"/>
            <w:tcMar>
              <w:top w:w="80" w:type="dxa"/>
              <w:left w:w="80" w:type="dxa"/>
              <w:bottom w:w="80" w:type="dxa"/>
              <w:right w:w="80" w:type="dxa"/>
            </w:tcMar>
          </w:tcPr>
          <w:p w14:paraId="64ED2CEA" w14:textId="7CAC3619" w:rsidR="00D61486" w:rsidRPr="00206AB1" w:rsidRDefault="00D61486" w:rsidP="00272A2A">
            <w:pPr>
              <w:spacing w:before="0" w:after="0" w:line="240" w:lineRule="auto"/>
              <w:rPr>
                <w:sz w:val="16"/>
                <w:szCs w:val="16"/>
              </w:rPr>
            </w:pP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E0F887" w14:textId="77777777" w:rsidR="00D61486" w:rsidRPr="00206AB1" w:rsidRDefault="00D61486" w:rsidP="00272A2A">
            <w:pPr>
              <w:pStyle w:val="BodyA"/>
              <w:spacing w:before="0" w:after="0" w:line="240" w:lineRule="auto"/>
              <w:rPr>
                <w:sz w:val="16"/>
                <w:szCs w:val="16"/>
              </w:rPr>
            </w:pPr>
            <w:r w:rsidRPr="00206AB1">
              <w:rPr>
                <w:rStyle w:val="None"/>
                <w:sz w:val="16"/>
                <w:szCs w:val="16"/>
              </w:rPr>
              <w:t>SERVICE</w:t>
            </w:r>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p w14:paraId="46AB45FC" w14:textId="77777777" w:rsidR="00D61486" w:rsidRPr="00206AB1" w:rsidRDefault="00D61486" w:rsidP="00272A2A">
            <w:pPr>
              <w:pStyle w:val="BodyA"/>
              <w:spacing w:before="0" w:after="0" w:line="240" w:lineRule="auto"/>
              <w:rPr>
                <w:sz w:val="16"/>
                <w:szCs w:val="16"/>
              </w:rPr>
            </w:pPr>
            <w:r w:rsidRPr="00206AB1">
              <w:rPr>
                <w:rStyle w:val="None"/>
                <w:sz w:val="16"/>
                <w:szCs w:val="16"/>
              </w:rPr>
              <w:t>PORT NUMBER</w:t>
            </w:r>
          </w:p>
        </w:tc>
        <w:tc>
          <w:tcPr>
            <w:tcW w:w="1008" w:type="dxa"/>
            <w:tcBorders>
              <w:top w:val="single" w:sz="4" w:space="0" w:color="auto"/>
              <w:left w:val="single" w:sz="4" w:space="0" w:color="auto"/>
              <w:bottom w:val="single" w:sz="4" w:space="0" w:color="auto"/>
              <w:right w:val="single" w:sz="4" w:space="0" w:color="auto"/>
            </w:tcBorders>
          </w:tcPr>
          <w:p w14:paraId="7B7F486B" w14:textId="2FE2D31D" w:rsidR="00D61486" w:rsidRPr="00206AB1" w:rsidRDefault="00D61486" w:rsidP="00272A2A">
            <w:pPr>
              <w:pStyle w:val="BodyA"/>
              <w:spacing w:before="0" w:after="0" w:line="240" w:lineRule="auto"/>
              <w:rPr>
                <w:rStyle w:val="None"/>
                <w:sz w:val="16"/>
                <w:szCs w:val="16"/>
              </w:rPr>
            </w:pPr>
            <w:r>
              <w:rPr>
                <w:rStyle w:val="None"/>
                <w:sz w:val="16"/>
                <w:szCs w:val="16"/>
              </w:rPr>
              <w:t>BOX</w:t>
            </w:r>
          </w:p>
        </w:tc>
        <w:tc>
          <w:tcPr>
            <w:tcW w:w="288" w:type="dxa"/>
            <w:tcBorders>
              <w:top w:val="nil"/>
              <w:left w:val="single" w:sz="4" w:space="0" w:color="auto"/>
              <w:bottom w:val="nil"/>
              <w:right w:val="single" w:sz="4" w:space="0" w:color="auto"/>
            </w:tcBorders>
          </w:tcPr>
          <w:p w14:paraId="716444AD" w14:textId="009BFE81" w:rsidR="00D61486" w:rsidRPr="00206AB1" w:rsidRDefault="00D61486" w:rsidP="00272A2A">
            <w:pPr>
              <w:pStyle w:val="BodyA"/>
              <w:spacing w:before="0" w:after="0" w:line="240" w:lineRule="auto"/>
              <w:rPr>
                <w:rStyle w:val="None"/>
                <w:sz w:val="16"/>
                <w:szCs w:val="16"/>
              </w:rPr>
            </w:pPr>
          </w:p>
        </w:tc>
        <w:tc>
          <w:tcPr>
            <w:tcW w:w="864" w:type="dxa"/>
            <w:tcBorders>
              <w:top w:val="single" w:sz="4" w:space="0" w:color="000000"/>
              <w:left w:val="single" w:sz="4" w:space="0" w:color="auto"/>
              <w:bottom w:val="single" w:sz="4" w:space="0" w:color="000000"/>
              <w:right w:val="single" w:sz="4" w:space="0" w:color="000000"/>
            </w:tcBorders>
          </w:tcPr>
          <w:p w14:paraId="697BC3EA" w14:textId="1E087AB8" w:rsidR="00D61486" w:rsidRPr="00206AB1" w:rsidRDefault="00D61486" w:rsidP="00272A2A">
            <w:pPr>
              <w:pStyle w:val="BodyA"/>
              <w:spacing w:before="0" w:after="0" w:line="240" w:lineRule="auto"/>
              <w:rPr>
                <w:rStyle w:val="None"/>
                <w:sz w:val="16"/>
                <w:szCs w:val="16"/>
              </w:rPr>
            </w:pPr>
            <w:r w:rsidRPr="00206AB1">
              <w:rPr>
                <w:rStyle w:val="None"/>
                <w:sz w:val="16"/>
                <w:szCs w:val="16"/>
              </w:rPr>
              <w:t>SERVICE</w:t>
            </w:r>
          </w:p>
        </w:tc>
        <w:tc>
          <w:tcPr>
            <w:tcW w:w="1296" w:type="dxa"/>
            <w:tcBorders>
              <w:top w:val="single" w:sz="4" w:space="0" w:color="000000"/>
              <w:left w:val="single" w:sz="4" w:space="0" w:color="000000"/>
              <w:bottom w:val="single" w:sz="4" w:space="0" w:color="000000"/>
              <w:right w:val="single" w:sz="4" w:space="0" w:color="000000"/>
            </w:tcBorders>
          </w:tcPr>
          <w:p w14:paraId="1F2F029A" w14:textId="46589459" w:rsidR="00D61486" w:rsidRPr="00206AB1" w:rsidRDefault="00D61486" w:rsidP="00272A2A">
            <w:pPr>
              <w:pStyle w:val="BodyA"/>
              <w:spacing w:before="0" w:after="0" w:line="240" w:lineRule="auto"/>
              <w:rPr>
                <w:rStyle w:val="None"/>
                <w:sz w:val="16"/>
                <w:szCs w:val="16"/>
              </w:rPr>
            </w:pPr>
            <w:r w:rsidRPr="00206AB1">
              <w:rPr>
                <w:rStyle w:val="None"/>
                <w:sz w:val="16"/>
                <w:szCs w:val="16"/>
              </w:rPr>
              <w:t>PORT NUMBER</w:t>
            </w:r>
          </w:p>
        </w:tc>
        <w:tc>
          <w:tcPr>
            <w:tcW w:w="1008" w:type="dxa"/>
            <w:tcBorders>
              <w:top w:val="single" w:sz="4" w:space="0" w:color="000000"/>
              <w:left w:val="single" w:sz="4" w:space="0" w:color="000000"/>
              <w:bottom w:val="single" w:sz="4" w:space="0" w:color="000000"/>
              <w:right w:val="single" w:sz="4" w:space="0" w:color="000000"/>
            </w:tcBorders>
          </w:tcPr>
          <w:p w14:paraId="3787E534" w14:textId="10C43A48" w:rsidR="00D61486" w:rsidRPr="00206AB1" w:rsidRDefault="00D61486" w:rsidP="00272A2A">
            <w:pPr>
              <w:pStyle w:val="BodyA"/>
              <w:spacing w:before="0" w:after="0" w:line="240" w:lineRule="auto"/>
              <w:rPr>
                <w:rStyle w:val="None"/>
                <w:sz w:val="16"/>
                <w:szCs w:val="16"/>
              </w:rPr>
            </w:pPr>
            <w:r>
              <w:rPr>
                <w:rStyle w:val="None"/>
                <w:sz w:val="16"/>
                <w:szCs w:val="16"/>
              </w:rPr>
              <w:t>BOX</w:t>
            </w:r>
          </w:p>
        </w:tc>
      </w:tr>
      <w:tr w:rsidR="00D61486" w14:paraId="4B81637E" w14:textId="7370BF53" w:rsidTr="00D61486">
        <w:trPr>
          <w:trHeight w:val="144"/>
          <w:jc w:val="center"/>
        </w:trPr>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5F56E" w14:textId="77777777" w:rsidR="00D61486" w:rsidRPr="00016216" w:rsidRDefault="00D61486" w:rsidP="00272A2A">
            <w:pPr>
              <w:pStyle w:val="Body"/>
              <w:rPr>
                <w:sz w:val="16"/>
                <w:szCs w:val="16"/>
              </w:rPr>
            </w:pPr>
            <w:r w:rsidRPr="00016216">
              <w:rPr>
                <w:rStyle w:val="None"/>
                <w:rFonts w:ascii="Franklin Gothic Book" w:hAnsi="Franklin Gothic Book"/>
                <w:sz w:val="16"/>
                <w:szCs w:val="16"/>
                <w14:textOutline w14:w="12700" w14:cap="flat" w14:cmpd="sng" w14:algn="ctr">
                  <w14:noFill/>
                  <w14:prstDash w14:val="solid"/>
                  <w14:miter w14:lim="400000"/>
                </w14:textOutline>
              </w:rPr>
              <w:t>HTTP</w:t>
            </w:r>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p w14:paraId="364573B9" w14:textId="77777777" w:rsidR="00D61486" w:rsidRPr="00016216" w:rsidRDefault="00D61486" w:rsidP="00272A2A">
            <w:pPr>
              <w:pStyle w:val="Body"/>
              <w:rPr>
                <w:sz w:val="16"/>
                <w:szCs w:val="16"/>
              </w:rPr>
            </w:pPr>
            <w:r w:rsidRPr="00016216">
              <w:rPr>
                <w:rStyle w:val="None"/>
                <w:rFonts w:ascii="Franklin Gothic Book" w:hAnsi="Franklin Gothic Book"/>
                <w:sz w:val="16"/>
                <w:szCs w:val="16"/>
                <w14:textOutline w14:w="12700" w14:cap="flat" w14:cmpd="sng" w14:algn="ctr">
                  <w14:noFill/>
                  <w14:prstDash w14:val="solid"/>
                  <w14:miter w14:lim="400000"/>
                </w14:textOutline>
              </w:rPr>
              <w:t>80</w:t>
            </w:r>
          </w:p>
        </w:tc>
        <w:tc>
          <w:tcPr>
            <w:tcW w:w="1008" w:type="dxa"/>
            <w:tcBorders>
              <w:top w:val="single" w:sz="4" w:space="0" w:color="auto"/>
              <w:left w:val="single" w:sz="4" w:space="0" w:color="auto"/>
              <w:bottom w:val="single" w:sz="4" w:space="0" w:color="auto"/>
              <w:right w:val="single" w:sz="4" w:space="0" w:color="auto"/>
            </w:tcBorders>
          </w:tcPr>
          <w:p w14:paraId="7BEB6AF0" w14:textId="5A0134A6" w:rsidR="00D61486" w:rsidRPr="00016216" w:rsidRDefault="00D61486" w:rsidP="00272A2A">
            <w:pPr>
              <w:spacing w:before="0" w:after="0" w:line="240" w:lineRule="auto"/>
              <w:rPr>
                <w:sz w:val="16"/>
                <w:szCs w:val="16"/>
              </w:rPr>
            </w:pPr>
            <w:del w:id="77" w:author="Theel, Amanda L." w:date="2024-10-10T14:37:00Z" w16du:dateUtc="2024-10-10T19:37:00Z">
              <w:r w:rsidRPr="00016216" w:rsidDel="00082202">
                <w:rPr>
                  <w:sz w:val="16"/>
                  <w:szCs w:val="16"/>
                </w:rPr>
                <w:delText>Cent</w:delText>
              </w:r>
              <w:r w:rsidR="00815576" w:rsidRPr="00016216" w:rsidDel="00082202">
                <w:rPr>
                  <w:sz w:val="16"/>
                  <w:szCs w:val="16"/>
                </w:rPr>
                <w:delText>OS</w:delText>
              </w:r>
            </w:del>
            <w:ins w:id="78" w:author="Theel, Amanda L." w:date="2024-10-10T14:37:00Z" w16du:dateUtc="2024-10-10T19:37:00Z">
              <w:r w:rsidR="00082202" w:rsidRPr="00016216">
                <w:rPr>
                  <w:sz w:val="16"/>
                  <w:szCs w:val="16"/>
                </w:rPr>
                <w:t>Win</w:t>
              </w:r>
            </w:ins>
            <w:ins w:id="79" w:author="Theel, Amanda L." w:date="2024-10-10T14:38:00Z" w16du:dateUtc="2024-10-10T19:38:00Z">
              <w:r w:rsidR="00082202" w:rsidRPr="00016216">
                <w:rPr>
                  <w:sz w:val="16"/>
                  <w:szCs w:val="16"/>
                </w:rPr>
                <w:t>20</w:t>
              </w:r>
            </w:ins>
            <w:ins w:id="80" w:author="Theel, Amanda L." w:date="2024-10-15T13:43:00Z" w16du:dateUtc="2024-10-15T18:43:00Z">
              <w:r w:rsidR="00016216" w:rsidRPr="00016216">
                <w:rPr>
                  <w:sz w:val="16"/>
                  <w:szCs w:val="16"/>
                  <w:rPrChange w:id="81" w:author="Theel, Amanda L." w:date="2024-10-15T13:44:00Z" w16du:dateUtc="2024-10-15T18:44:00Z">
                    <w:rPr>
                      <w:sz w:val="16"/>
                      <w:szCs w:val="16"/>
                      <w:highlight w:val="green"/>
                    </w:rPr>
                  </w:rPrChange>
                </w:rPr>
                <w:t>22</w:t>
              </w:r>
            </w:ins>
          </w:p>
        </w:tc>
        <w:tc>
          <w:tcPr>
            <w:tcW w:w="288" w:type="dxa"/>
            <w:tcBorders>
              <w:top w:val="nil"/>
              <w:left w:val="single" w:sz="4" w:space="0" w:color="auto"/>
              <w:bottom w:val="nil"/>
              <w:right w:val="single" w:sz="4" w:space="0" w:color="000000"/>
            </w:tcBorders>
            <w:shd w:val="clear" w:color="auto" w:fill="auto"/>
            <w:tcMar>
              <w:top w:w="80" w:type="dxa"/>
              <w:left w:w="80" w:type="dxa"/>
              <w:bottom w:w="80" w:type="dxa"/>
              <w:right w:w="80" w:type="dxa"/>
            </w:tcMar>
          </w:tcPr>
          <w:p w14:paraId="2175563A" w14:textId="3BAD2183" w:rsidR="00D61486" w:rsidRPr="00206AB1" w:rsidRDefault="00D61486" w:rsidP="00272A2A">
            <w:pPr>
              <w:spacing w:before="0" w:after="0" w:line="240" w:lineRule="auto"/>
              <w:rPr>
                <w:sz w:val="16"/>
                <w:szCs w:val="16"/>
              </w:rPr>
            </w:pP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9B6A1" w14:textId="122024D3" w:rsidR="00D61486" w:rsidRPr="00082202" w:rsidRDefault="00D61486" w:rsidP="00272A2A">
            <w:pPr>
              <w:pStyle w:val="BodyA"/>
              <w:spacing w:before="0" w:after="0" w:line="240" w:lineRule="auto"/>
              <w:rPr>
                <w:sz w:val="16"/>
                <w:szCs w:val="16"/>
              </w:rPr>
            </w:pPr>
            <w:r w:rsidRPr="00082202">
              <w:rPr>
                <w:rStyle w:val="None"/>
                <w:sz w:val="16"/>
                <w:szCs w:val="16"/>
              </w:rPr>
              <w:t>NFS</w:t>
            </w:r>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p w14:paraId="316003E0" w14:textId="3A3A5048" w:rsidR="00D61486" w:rsidRPr="00082202" w:rsidRDefault="00D61486" w:rsidP="00272A2A">
            <w:pPr>
              <w:pStyle w:val="BodyA"/>
              <w:spacing w:before="0" w:after="0" w:line="240" w:lineRule="auto"/>
              <w:rPr>
                <w:sz w:val="16"/>
                <w:szCs w:val="16"/>
              </w:rPr>
            </w:pPr>
            <w:r w:rsidRPr="00082202">
              <w:rPr>
                <w:rStyle w:val="None"/>
                <w:sz w:val="16"/>
                <w:szCs w:val="16"/>
              </w:rPr>
              <w:t>2049</w:t>
            </w:r>
          </w:p>
        </w:tc>
        <w:tc>
          <w:tcPr>
            <w:tcW w:w="1008" w:type="dxa"/>
            <w:tcBorders>
              <w:top w:val="single" w:sz="4" w:space="0" w:color="auto"/>
              <w:left w:val="single" w:sz="4" w:space="0" w:color="auto"/>
              <w:bottom w:val="single" w:sz="4" w:space="0" w:color="auto"/>
              <w:right w:val="single" w:sz="4" w:space="0" w:color="auto"/>
            </w:tcBorders>
          </w:tcPr>
          <w:p w14:paraId="67CDA86F" w14:textId="5C5F37EE" w:rsidR="00D61486" w:rsidRPr="00082202" w:rsidRDefault="00815576" w:rsidP="00272A2A">
            <w:pPr>
              <w:pStyle w:val="BodyA"/>
              <w:spacing w:before="0" w:after="0" w:line="240" w:lineRule="auto"/>
              <w:rPr>
                <w:rStyle w:val="None"/>
                <w:sz w:val="16"/>
                <w:szCs w:val="16"/>
              </w:rPr>
            </w:pPr>
            <w:r w:rsidRPr="00082202">
              <w:rPr>
                <w:rStyle w:val="None"/>
                <w:sz w:val="16"/>
                <w:szCs w:val="16"/>
              </w:rPr>
              <w:t>o</w:t>
            </w:r>
            <w:r w:rsidR="00D61486" w:rsidRPr="00082202">
              <w:rPr>
                <w:rStyle w:val="None"/>
                <w:sz w:val="16"/>
                <w:szCs w:val="16"/>
              </w:rPr>
              <w:t>penSUSE</w:t>
            </w:r>
          </w:p>
        </w:tc>
        <w:tc>
          <w:tcPr>
            <w:tcW w:w="288" w:type="dxa"/>
            <w:tcBorders>
              <w:top w:val="nil"/>
              <w:left w:val="single" w:sz="4" w:space="0" w:color="auto"/>
              <w:bottom w:val="nil"/>
              <w:right w:val="single" w:sz="4" w:space="0" w:color="auto"/>
            </w:tcBorders>
          </w:tcPr>
          <w:p w14:paraId="064ECF78" w14:textId="5D0A1B7E" w:rsidR="00D61486" w:rsidRPr="00661ECF" w:rsidRDefault="00D61486" w:rsidP="00272A2A">
            <w:pPr>
              <w:pStyle w:val="BodyA"/>
              <w:spacing w:before="0" w:after="0" w:line="240" w:lineRule="auto"/>
              <w:rPr>
                <w:rStyle w:val="None"/>
                <w:sz w:val="16"/>
                <w:szCs w:val="16"/>
              </w:rPr>
            </w:pPr>
          </w:p>
        </w:tc>
        <w:tc>
          <w:tcPr>
            <w:tcW w:w="864" w:type="dxa"/>
            <w:tcBorders>
              <w:top w:val="single" w:sz="4" w:space="0" w:color="000000"/>
              <w:left w:val="single" w:sz="4" w:space="0" w:color="auto"/>
              <w:bottom w:val="single" w:sz="4" w:space="0" w:color="000000"/>
              <w:right w:val="single" w:sz="4" w:space="0" w:color="000000"/>
            </w:tcBorders>
          </w:tcPr>
          <w:p w14:paraId="48689D00" w14:textId="1D009ADD" w:rsidR="00D61486" w:rsidRPr="00661ECF" w:rsidRDefault="00082202" w:rsidP="00272A2A">
            <w:pPr>
              <w:pStyle w:val="BodyA"/>
              <w:spacing w:before="0" w:after="0" w:line="240" w:lineRule="auto"/>
              <w:rPr>
                <w:rStyle w:val="None"/>
                <w:sz w:val="16"/>
                <w:szCs w:val="16"/>
              </w:rPr>
            </w:pPr>
            <w:ins w:id="82" w:author="Theel, Amanda L." w:date="2024-10-10T14:36:00Z" w16du:dateUtc="2024-10-10T19:36:00Z">
              <w:r>
                <w:rPr>
                  <w:rStyle w:val="None"/>
                  <w:sz w:val="16"/>
                  <w:szCs w:val="16"/>
                </w:rPr>
                <w:t>LDAP</w:t>
              </w:r>
            </w:ins>
            <w:del w:id="83" w:author="Theel, Amanda L." w:date="2024-10-10T14:36:00Z" w16du:dateUtc="2024-10-10T19:36:00Z">
              <w:r w:rsidR="00D61486" w:rsidDel="00082202">
                <w:rPr>
                  <w:rStyle w:val="None"/>
                  <w:sz w:val="16"/>
                  <w:szCs w:val="16"/>
                </w:rPr>
                <w:delText>RDP</w:delText>
              </w:r>
            </w:del>
          </w:p>
        </w:tc>
        <w:tc>
          <w:tcPr>
            <w:tcW w:w="1296" w:type="dxa"/>
            <w:tcBorders>
              <w:top w:val="single" w:sz="4" w:space="0" w:color="000000"/>
              <w:left w:val="single" w:sz="4" w:space="0" w:color="000000"/>
              <w:bottom w:val="single" w:sz="4" w:space="0" w:color="000000"/>
              <w:right w:val="single" w:sz="4" w:space="0" w:color="000000"/>
            </w:tcBorders>
          </w:tcPr>
          <w:p w14:paraId="793C048A" w14:textId="2C93ADDF" w:rsidR="00D61486" w:rsidRPr="00661ECF" w:rsidRDefault="00082202" w:rsidP="00272A2A">
            <w:pPr>
              <w:pStyle w:val="BodyA"/>
              <w:spacing w:before="0" w:after="0" w:line="240" w:lineRule="auto"/>
              <w:rPr>
                <w:rStyle w:val="None"/>
                <w:sz w:val="16"/>
                <w:szCs w:val="16"/>
              </w:rPr>
            </w:pPr>
            <w:ins w:id="84" w:author="Theel, Amanda L." w:date="2024-10-10T14:38:00Z" w16du:dateUtc="2024-10-10T19:38:00Z">
              <w:r>
                <w:rPr>
                  <w:rStyle w:val="None"/>
                  <w:sz w:val="16"/>
                  <w:szCs w:val="16"/>
                </w:rPr>
                <w:t>389</w:t>
              </w:r>
            </w:ins>
            <w:del w:id="85" w:author="Theel, Amanda L." w:date="2024-10-10T14:36:00Z" w16du:dateUtc="2024-10-10T19:36:00Z">
              <w:r w:rsidR="00D61486" w:rsidDel="00082202">
                <w:rPr>
                  <w:rStyle w:val="None"/>
                  <w:sz w:val="16"/>
                  <w:szCs w:val="16"/>
                </w:rPr>
                <w:delText>3389</w:delText>
              </w:r>
            </w:del>
          </w:p>
        </w:tc>
        <w:tc>
          <w:tcPr>
            <w:tcW w:w="1008" w:type="dxa"/>
            <w:tcBorders>
              <w:top w:val="single" w:sz="4" w:space="0" w:color="000000"/>
              <w:left w:val="single" w:sz="4" w:space="0" w:color="000000"/>
              <w:bottom w:val="single" w:sz="4" w:space="0" w:color="000000"/>
              <w:right w:val="single" w:sz="4" w:space="0" w:color="000000"/>
            </w:tcBorders>
          </w:tcPr>
          <w:p w14:paraId="4768BF46" w14:textId="3B56C7C6" w:rsidR="00D61486" w:rsidRDefault="00082202" w:rsidP="00272A2A">
            <w:pPr>
              <w:pStyle w:val="BodyA"/>
              <w:spacing w:before="0" w:after="0" w:line="240" w:lineRule="auto"/>
              <w:rPr>
                <w:rStyle w:val="None"/>
                <w:sz w:val="16"/>
                <w:szCs w:val="16"/>
              </w:rPr>
            </w:pPr>
            <w:ins w:id="86" w:author="Theel, Amanda L." w:date="2024-10-10T14:38:00Z" w16du:dateUtc="2024-10-10T19:38:00Z">
              <w:r>
                <w:rPr>
                  <w:rStyle w:val="None"/>
                  <w:sz w:val="16"/>
                  <w:szCs w:val="16"/>
                </w:rPr>
                <w:t>Win2019</w:t>
              </w:r>
            </w:ins>
            <w:del w:id="87" w:author="Theel, Amanda L." w:date="2024-10-10T14:36:00Z" w16du:dateUtc="2024-10-10T19:36:00Z">
              <w:r w:rsidR="00D61486" w:rsidDel="00082202">
                <w:rPr>
                  <w:rStyle w:val="None"/>
                  <w:sz w:val="16"/>
                  <w:szCs w:val="16"/>
                </w:rPr>
                <w:delText>Win2022</w:delText>
              </w:r>
            </w:del>
          </w:p>
        </w:tc>
      </w:tr>
      <w:tr w:rsidR="00D61486" w14:paraId="209CB04B" w14:textId="187EBE78" w:rsidTr="004E2EED">
        <w:tblPrEx>
          <w:tblW w:w="96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4CBDB"/>
          <w:tblLayout w:type="fixed"/>
          <w:tblPrExChange w:id="88" w:author="Theel, Amanda L." w:date="2024-10-17T11:33:00Z" w16du:dateUtc="2024-10-17T16:33:00Z">
            <w:tblPrEx>
              <w:tblW w:w="96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4CBDB"/>
              <w:tblLayout w:type="fixed"/>
            </w:tblPrEx>
          </w:tblPrExChange>
        </w:tblPrEx>
        <w:trPr>
          <w:trHeight w:val="144"/>
          <w:jc w:val="center"/>
          <w:trPrChange w:id="89" w:author="Theel, Amanda L." w:date="2024-10-17T11:33:00Z" w16du:dateUtc="2024-10-17T16:33:00Z">
            <w:trPr>
              <w:gridBefore w:val="1"/>
              <w:trHeight w:val="144"/>
              <w:jc w:val="center"/>
            </w:trPr>
          </w:trPrChange>
        </w:trPr>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Change w:id="90" w:author="Theel, Amanda L." w:date="2024-10-17T11:33:00Z" w16du:dateUtc="2024-10-17T16:33:00Z">
              <w:tcPr>
                <w:tcW w:w="7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cPrChange>
          </w:tcPr>
          <w:p w14:paraId="3DD2BEAD" w14:textId="6394DEBA" w:rsidR="00D61486" w:rsidRPr="00016216" w:rsidRDefault="00082202" w:rsidP="00272A2A">
            <w:pPr>
              <w:pStyle w:val="Body"/>
              <w:rPr>
                <w:sz w:val="16"/>
                <w:szCs w:val="16"/>
              </w:rPr>
            </w:pPr>
            <w:ins w:id="91" w:author="Theel, Amanda L." w:date="2024-10-10T14:38:00Z" w16du:dateUtc="2024-10-10T19:38:00Z">
              <w:r w:rsidRPr="00016216">
                <w:rPr>
                  <w:rStyle w:val="None"/>
                  <w:rFonts w:ascii="Franklin Gothic Book" w:hAnsi="Franklin Gothic Book"/>
                  <w:sz w:val="16"/>
                  <w:szCs w:val="16"/>
                  <w14:textOutline w14:w="12700" w14:cap="flat" w14:cmpd="sng" w14:algn="ctr">
                    <w14:noFill/>
                    <w14:prstDash w14:val="solid"/>
                    <w14:miter w14:lim="400000"/>
                  </w14:textOutline>
                </w:rPr>
                <w:t>SQL</w:t>
              </w:r>
            </w:ins>
            <w:del w:id="92" w:author="Theel, Amanda L." w:date="2024-10-10T14:38:00Z" w16du:dateUtc="2024-10-10T19:38:00Z">
              <w:r w:rsidR="00D61486" w:rsidRPr="00016216" w:rsidDel="00082202">
                <w:rPr>
                  <w:rStyle w:val="None"/>
                  <w:rFonts w:ascii="Franklin Gothic Book" w:hAnsi="Franklin Gothic Book"/>
                  <w:sz w:val="16"/>
                  <w:szCs w:val="16"/>
                  <w14:textOutline w14:w="12700" w14:cap="flat" w14:cmpd="sng" w14:algn="ctr">
                    <w14:noFill/>
                    <w14:prstDash w14:val="solid"/>
                    <w14:miter w14:lim="400000"/>
                  </w14:textOutline>
                </w:rPr>
                <w:delText>SSH</w:delText>
              </w:r>
            </w:del>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Change w:id="93" w:author="Theel, Amanda L." w:date="2024-10-17T11:33:00Z" w16du:dateUtc="2024-10-17T16:33:00Z">
              <w:tcPr>
                <w:tcW w:w="1181" w:type="dxa"/>
                <w:gridSpan w:val="2"/>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tcPrChange>
          </w:tcPr>
          <w:p w14:paraId="58E9CDE2" w14:textId="1CE8C432" w:rsidR="00D61486" w:rsidRPr="00016216" w:rsidRDefault="00082202" w:rsidP="00272A2A">
            <w:pPr>
              <w:pStyle w:val="Body"/>
              <w:rPr>
                <w:sz w:val="16"/>
                <w:szCs w:val="16"/>
              </w:rPr>
            </w:pPr>
            <w:ins w:id="94" w:author="Theel, Amanda L." w:date="2024-10-10T14:38:00Z" w16du:dateUtc="2024-10-10T19:38:00Z">
              <w:r w:rsidRPr="00016216">
                <w:rPr>
                  <w:rStyle w:val="None"/>
                  <w:rFonts w:ascii="Franklin Gothic Book" w:hAnsi="Franklin Gothic Book"/>
                  <w:sz w:val="16"/>
                  <w:szCs w:val="16"/>
                  <w14:textOutline w14:w="12700" w14:cap="flat" w14:cmpd="sng" w14:algn="ctr">
                    <w14:noFill/>
                    <w14:prstDash w14:val="solid"/>
                    <w14:miter w14:lim="400000"/>
                  </w14:textOutline>
                </w:rPr>
                <w:t>3306</w:t>
              </w:r>
            </w:ins>
            <w:del w:id="95" w:author="Theel, Amanda L." w:date="2024-10-10T14:38:00Z" w16du:dateUtc="2024-10-10T19:38:00Z">
              <w:r w:rsidR="00D61486" w:rsidRPr="00016216" w:rsidDel="00082202">
                <w:rPr>
                  <w:rStyle w:val="None"/>
                  <w:rFonts w:ascii="Franklin Gothic Book" w:hAnsi="Franklin Gothic Book"/>
                  <w:sz w:val="16"/>
                  <w:szCs w:val="16"/>
                  <w14:textOutline w14:w="12700" w14:cap="flat" w14:cmpd="sng" w14:algn="ctr">
                    <w14:noFill/>
                    <w14:prstDash w14:val="solid"/>
                    <w14:miter w14:lim="400000"/>
                  </w14:textOutline>
                </w:rPr>
                <w:delText>22</w:delText>
              </w:r>
            </w:del>
          </w:p>
        </w:tc>
        <w:tc>
          <w:tcPr>
            <w:tcW w:w="1008" w:type="dxa"/>
            <w:tcBorders>
              <w:top w:val="single" w:sz="4" w:space="0" w:color="auto"/>
              <w:left w:val="single" w:sz="4" w:space="0" w:color="auto"/>
              <w:bottom w:val="single" w:sz="4" w:space="0" w:color="auto"/>
              <w:right w:val="single" w:sz="4" w:space="0" w:color="auto"/>
            </w:tcBorders>
            <w:tcPrChange w:id="96" w:author="Theel, Amanda L." w:date="2024-10-17T11:33:00Z" w16du:dateUtc="2024-10-17T16:33:00Z">
              <w:tcPr>
                <w:tcW w:w="1008" w:type="dxa"/>
                <w:gridSpan w:val="2"/>
                <w:tcBorders>
                  <w:top w:val="single" w:sz="4" w:space="0" w:color="auto"/>
                  <w:left w:val="single" w:sz="4" w:space="0" w:color="auto"/>
                  <w:bottom w:val="single" w:sz="4" w:space="0" w:color="auto"/>
                  <w:right w:val="single" w:sz="4" w:space="0" w:color="auto"/>
                </w:tcBorders>
              </w:tcPr>
            </w:tcPrChange>
          </w:tcPr>
          <w:p w14:paraId="702EDD12" w14:textId="5494FEAA" w:rsidR="00D61486" w:rsidRPr="00016216" w:rsidRDefault="00082202" w:rsidP="00272A2A">
            <w:pPr>
              <w:spacing w:before="0" w:after="0" w:line="240" w:lineRule="auto"/>
              <w:rPr>
                <w:sz w:val="16"/>
                <w:szCs w:val="16"/>
              </w:rPr>
            </w:pPr>
            <w:ins w:id="97" w:author="Theel, Amanda L." w:date="2024-10-10T14:38:00Z" w16du:dateUtc="2024-10-10T19:38:00Z">
              <w:r w:rsidRPr="00016216">
                <w:rPr>
                  <w:sz w:val="16"/>
                  <w:szCs w:val="16"/>
                </w:rPr>
                <w:t>openSUSE</w:t>
              </w:r>
            </w:ins>
            <w:del w:id="98" w:author="Theel, Amanda L." w:date="2024-10-10T14:38:00Z" w16du:dateUtc="2024-10-10T19:38:00Z">
              <w:r w:rsidR="00D61486" w:rsidRPr="00016216" w:rsidDel="00082202">
                <w:rPr>
                  <w:sz w:val="16"/>
                  <w:szCs w:val="16"/>
                </w:rPr>
                <w:delText>Win2019</w:delText>
              </w:r>
            </w:del>
          </w:p>
        </w:tc>
        <w:tc>
          <w:tcPr>
            <w:tcW w:w="288" w:type="dxa"/>
            <w:tcBorders>
              <w:top w:val="nil"/>
              <w:left w:val="single" w:sz="4" w:space="0" w:color="auto"/>
              <w:bottom w:val="nil"/>
              <w:right w:val="single" w:sz="4" w:space="0" w:color="000000"/>
            </w:tcBorders>
            <w:shd w:val="clear" w:color="auto" w:fill="auto"/>
            <w:tcMar>
              <w:top w:w="80" w:type="dxa"/>
              <w:left w:w="80" w:type="dxa"/>
              <w:bottom w:w="80" w:type="dxa"/>
              <w:right w:w="80" w:type="dxa"/>
            </w:tcMar>
            <w:tcPrChange w:id="99" w:author="Theel, Amanda L." w:date="2024-10-17T11:33:00Z" w16du:dateUtc="2024-10-17T16:33:00Z">
              <w:tcPr>
                <w:tcW w:w="288" w:type="dxa"/>
                <w:gridSpan w:val="2"/>
                <w:tcBorders>
                  <w:top w:val="nil"/>
                  <w:left w:val="single" w:sz="4" w:space="0" w:color="auto"/>
                  <w:bottom w:val="nil"/>
                  <w:right w:val="single" w:sz="4" w:space="0" w:color="000000"/>
                </w:tcBorders>
                <w:shd w:val="clear" w:color="auto" w:fill="auto"/>
                <w:tcMar>
                  <w:top w:w="80" w:type="dxa"/>
                  <w:left w:w="80" w:type="dxa"/>
                  <w:bottom w:w="80" w:type="dxa"/>
                  <w:right w:w="80" w:type="dxa"/>
                </w:tcMar>
              </w:tcPr>
            </w:tcPrChange>
          </w:tcPr>
          <w:p w14:paraId="1C8C4B8B" w14:textId="11727CEA" w:rsidR="00D61486" w:rsidRPr="00206AB1" w:rsidRDefault="00D61486" w:rsidP="00272A2A">
            <w:pPr>
              <w:spacing w:before="0" w:after="0" w:line="240" w:lineRule="auto"/>
              <w:rPr>
                <w:sz w:val="16"/>
                <w:szCs w:val="16"/>
              </w:rPr>
            </w:pP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Change w:id="100" w:author="Theel, Amanda L." w:date="2024-10-17T11:33:00Z" w16du:dateUtc="2024-10-17T16:33:00Z">
              <w:tcPr>
                <w:tcW w:w="7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cPrChange>
          </w:tcPr>
          <w:p w14:paraId="4D3AD150" w14:textId="558C8309" w:rsidR="00D61486" w:rsidRPr="00206AB1" w:rsidRDefault="00D61486" w:rsidP="00272A2A">
            <w:pPr>
              <w:pStyle w:val="BodyA"/>
              <w:spacing w:before="0" w:after="0" w:line="240" w:lineRule="auto"/>
              <w:rPr>
                <w:sz w:val="16"/>
                <w:szCs w:val="16"/>
              </w:rPr>
            </w:pPr>
            <w:r>
              <w:rPr>
                <w:sz w:val="16"/>
                <w:szCs w:val="16"/>
              </w:rPr>
              <w:t>SNMP</w:t>
            </w:r>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Change w:id="101" w:author="Theel, Amanda L." w:date="2024-10-17T11:33:00Z" w16du:dateUtc="2024-10-17T16:33:00Z">
              <w:tcPr>
                <w:tcW w:w="1181" w:type="dxa"/>
                <w:gridSpan w:val="2"/>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tcPrChange>
          </w:tcPr>
          <w:p w14:paraId="647CBE48" w14:textId="5C19BEA6" w:rsidR="00D61486" w:rsidRPr="00206AB1" w:rsidRDefault="00D61486" w:rsidP="00272A2A">
            <w:pPr>
              <w:pStyle w:val="BodyA"/>
              <w:spacing w:before="0" w:after="0" w:line="240" w:lineRule="auto"/>
              <w:rPr>
                <w:sz w:val="16"/>
                <w:szCs w:val="16"/>
              </w:rPr>
            </w:pPr>
            <w:r w:rsidRPr="00661ECF">
              <w:rPr>
                <w:rStyle w:val="None"/>
                <w:sz w:val="16"/>
                <w:szCs w:val="16"/>
              </w:rPr>
              <w:t>161</w:t>
            </w:r>
          </w:p>
        </w:tc>
        <w:tc>
          <w:tcPr>
            <w:tcW w:w="1008" w:type="dxa"/>
            <w:tcBorders>
              <w:top w:val="single" w:sz="4" w:space="0" w:color="auto"/>
              <w:left w:val="single" w:sz="4" w:space="0" w:color="auto"/>
              <w:bottom w:val="single" w:sz="4" w:space="0" w:color="auto"/>
              <w:right w:val="single" w:sz="4" w:space="0" w:color="auto"/>
            </w:tcBorders>
            <w:tcPrChange w:id="102" w:author="Theel, Amanda L." w:date="2024-10-17T11:33:00Z" w16du:dateUtc="2024-10-17T16:33:00Z">
              <w:tcPr>
                <w:tcW w:w="1008" w:type="dxa"/>
                <w:gridSpan w:val="2"/>
                <w:tcBorders>
                  <w:top w:val="single" w:sz="4" w:space="0" w:color="auto"/>
                  <w:left w:val="single" w:sz="4" w:space="0" w:color="auto"/>
                  <w:bottom w:val="single" w:sz="4" w:space="0" w:color="auto"/>
                  <w:right w:val="single" w:sz="4" w:space="0" w:color="auto"/>
                </w:tcBorders>
              </w:tcPr>
            </w:tcPrChange>
          </w:tcPr>
          <w:p w14:paraId="0327EBA2" w14:textId="0B6B361D" w:rsidR="00D61486" w:rsidRPr="00661ECF" w:rsidRDefault="00815576" w:rsidP="00272A2A">
            <w:pPr>
              <w:pStyle w:val="BodyA"/>
              <w:spacing w:before="0" w:after="0" w:line="240" w:lineRule="auto"/>
              <w:rPr>
                <w:rStyle w:val="None"/>
                <w:sz w:val="16"/>
                <w:szCs w:val="16"/>
              </w:rPr>
            </w:pPr>
            <w:r>
              <w:rPr>
                <w:rStyle w:val="None"/>
                <w:sz w:val="16"/>
                <w:szCs w:val="16"/>
              </w:rPr>
              <w:t>o</w:t>
            </w:r>
            <w:r w:rsidR="00D61486">
              <w:rPr>
                <w:rStyle w:val="None"/>
                <w:sz w:val="16"/>
                <w:szCs w:val="16"/>
              </w:rPr>
              <w:t>penSUSE</w:t>
            </w:r>
          </w:p>
        </w:tc>
        <w:tc>
          <w:tcPr>
            <w:tcW w:w="288" w:type="dxa"/>
            <w:tcBorders>
              <w:top w:val="nil"/>
              <w:left w:val="single" w:sz="4" w:space="0" w:color="auto"/>
              <w:bottom w:val="nil"/>
              <w:right w:val="single" w:sz="4" w:space="0" w:color="auto"/>
            </w:tcBorders>
            <w:tcPrChange w:id="103" w:author="Theel, Amanda L." w:date="2024-10-17T11:33:00Z" w16du:dateUtc="2024-10-17T16:33:00Z">
              <w:tcPr>
                <w:tcW w:w="288" w:type="dxa"/>
                <w:gridSpan w:val="2"/>
                <w:tcBorders>
                  <w:top w:val="nil"/>
                  <w:left w:val="single" w:sz="4" w:space="0" w:color="auto"/>
                  <w:bottom w:val="nil"/>
                  <w:right w:val="single" w:sz="4" w:space="0" w:color="auto"/>
                </w:tcBorders>
              </w:tcPr>
            </w:tcPrChange>
          </w:tcPr>
          <w:p w14:paraId="14D495E1" w14:textId="57C3873C" w:rsidR="00D61486" w:rsidRPr="00661ECF" w:rsidRDefault="00D61486" w:rsidP="00272A2A">
            <w:pPr>
              <w:pStyle w:val="BodyA"/>
              <w:spacing w:before="0" w:after="0" w:line="240" w:lineRule="auto"/>
              <w:rPr>
                <w:rStyle w:val="None"/>
                <w:sz w:val="16"/>
                <w:szCs w:val="16"/>
              </w:rPr>
            </w:pPr>
          </w:p>
        </w:tc>
        <w:tc>
          <w:tcPr>
            <w:tcW w:w="864" w:type="dxa"/>
            <w:tcBorders>
              <w:top w:val="single" w:sz="4" w:space="0" w:color="000000"/>
              <w:left w:val="single" w:sz="4" w:space="0" w:color="auto"/>
              <w:bottom w:val="single" w:sz="4" w:space="0" w:color="000000"/>
              <w:right w:val="single" w:sz="4" w:space="0" w:color="000000"/>
            </w:tcBorders>
            <w:tcPrChange w:id="104" w:author="Theel, Amanda L." w:date="2024-10-17T11:33:00Z" w16du:dateUtc="2024-10-17T16:33:00Z">
              <w:tcPr>
                <w:tcW w:w="864" w:type="dxa"/>
                <w:gridSpan w:val="2"/>
                <w:tcBorders>
                  <w:top w:val="single" w:sz="4" w:space="0" w:color="000000"/>
                  <w:left w:val="single" w:sz="4" w:space="0" w:color="auto"/>
                  <w:bottom w:val="single" w:sz="4" w:space="0" w:color="000000"/>
                  <w:right w:val="single" w:sz="4" w:space="0" w:color="000000"/>
                </w:tcBorders>
              </w:tcPr>
            </w:tcPrChange>
          </w:tcPr>
          <w:p w14:paraId="11CF101F" w14:textId="58015D58" w:rsidR="00D61486" w:rsidRPr="00661ECF" w:rsidRDefault="00082202" w:rsidP="00272A2A">
            <w:pPr>
              <w:pStyle w:val="BodyA"/>
              <w:spacing w:before="0" w:after="0" w:line="240" w:lineRule="auto"/>
              <w:rPr>
                <w:rStyle w:val="None"/>
                <w:sz w:val="16"/>
                <w:szCs w:val="16"/>
              </w:rPr>
            </w:pPr>
            <w:ins w:id="105" w:author="Theel, Amanda L." w:date="2024-10-10T14:36:00Z" w16du:dateUtc="2024-10-10T19:36:00Z">
              <w:r>
                <w:rPr>
                  <w:sz w:val="16"/>
                  <w:szCs w:val="16"/>
                </w:rPr>
                <w:t>T</w:t>
              </w:r>
            </w:ins>
            <w:ins w:id="106" w:author="Theel, Amanda L." w:date="2024-10-10T14:37:00Z" w16du:dateUtc="2024-10-10T19:37:00Z">
              <w:r>
                <w:rPr>
                  <w:sz w:val="16"/>
                  <w:szCs w:val="16"/>
                </w:rPr>
                <w:t>FTP</w:t>
              </w:r>
            </w:ins>
            <w:del w:id="107" w:author="Theel, Amanda L." w:date="2024-10-10T14:36:00Z" w16du:dateUtc="2024-10-10T19:36:00Z">
              <w:r w:rsidR="00D61486" w:rsidRPr="00A34666" w:rsidDel="00082202">
                <w:rPr>
                  <w:sz w:val="16"/>
                  <w:szCs w:val="16"/>
                </w:rPr>
                <w:delText>VNC</w:delText>
              </w:r>
            </w:del>
          </w:p>
        </w:tc>
        <w:tc>
          <w:tcPr>
            <w:tcW w:w="1296" w:type="dxa"/>
            <w:tcBorders>
              <w:top w:val="single" w:sz="4" w:space="0" w:color="000000"/>
              <w:left w:val="single" w:sz="4" w:space="0" w:color="000000"/>
              <w:bottom w:val="single" w:sz="4" w:space="0" w:color="000000"/>
              <w:right w:val="single" w:sz="4" w:space="0" w:color="000000"/>
            </w:tcBorders>
            <w:tcPrChange w:id="108" w:author="Theel, Amanda L." w:date="2024-10-17T11:33:00Z" w16du:dateUtc="2024-10-17T16:33:00Z">
              <w:tcPr>
                <w:tcW w:w="1296" w:type="dxa"/>
                <w:gridSpan w:val="2"/>
                <w:tcBorders>
                  <w:top w:val="single" w:sz="4" w:space="0" w:color="000000"/>
                  <w:left w:val="single" w:sz="4" w:space="0" w:color="000000"/>
                  <w:bottom w:val="single" w:sz="4" w:space="0" w:color="000000"/>
                  <w:right w:val="single" w:sz="4" w:space="0" w:color="000000"/>
                </w:tcBorders>
              </w:tcPr>
            </w:tcPrChange>
          </w:tcPr>
          <w:p w14:paraId="6ECD4B20" w14:textId="6F0D8AA3" w:rsidR="00D61486" w:rsidRPr="00661ECF" w:rsidRDefault="00082202" w:rsidP="00272A2A">
            <w:pPr>
              <w:pStyle w:val="BodyA"/>
              <w:spacing w:before="0" w:after="0" w:line="240" w:lineRule="auto"/>
              <w:rPr>
                <w:rStyle w:val="None"/>
                <w:sz w:val="16"/>
                <w:szCs w:val="16"/>
              </w:rPr>
            </w:pPr>
            <w:ins w:id="109" w:author="Theel, Amanda L." w:date="2024-10-10T14:39:00Z" w16du:dateUtc="2024-10-10T19:39:00Z">
              <w:r>
                <w:rPr>
                  <w:sz w:val="16"/>
                  <w:szCs w:val="16"/>
                </w:rPr>
                <w:t>69</w:t>
              </w:r>
            </w:ins>
            <w:del w:id="110" w:author="Theel, Amanda L." w:date="2024-10-10T14:36:00Z" w16du:dateUtc="2024-10-10T19:36:00Z">
              <w:r w:rsidR="00D61486" w:rsidRPr="00A34666" w:rsidDel="00082202">
                <w:rPr>
                  <w:sz w:val="16"/>
                  <w:szCs w:val="16"/>
                </w:rPr>
                <w:delText>5900</w:delText>
              </w:r>
            </w:del>
          </w:p>
        </w:tc>
        <w:tc>
          <w:tcPr>
            <w:tcW w:w="1008" w:type="dxa"/>
            <w:tcBorders>
              <w:top w:val="single" w:sz="4" w:space="0" w:color="000000"/>
              <w:left w:val="single" w:sz="4" w:space="0" w:color="000000"/>
              <w:bottom w:val="single" w:sz="4" w:space="0" w:color="000000"/>
              <w:right w:val="single" w:sz="4" w:space="0" w:color="000000"/>
            </w:tcBorders>
            <w:tcPrChange w:id="111" w:author="Theel, Amanda L." w:date="2024-10-17T11:33:00Z" w16du:dateUtc="2024-10-17T16:33:00Z">
              <w:tcPr>
                <w:tcW w:w="1008" w:type="dxa"/>
                <w:gridSpan w:val="2"/>
                <w:tcBorders>
                  <w:top w:val="single" w:sz="4" w:space="0" w:color="000000"/>
                  <w:left w:val="single" w:sz="4" w:space="0" w:color="000000"/>
                  <w:bottom w:val="single" w:sz="4" w:space="0" w:color="000000"/>
                  <w:right w:val="single" w:sz="4" w:space="0" w:color="000000"/>
                </w:tcBorders>
              </w:tcPr>
            </w:tcPrChange>
          </w:tcPr>
          <w:p w14:paraId="515DB37F" w14:textId="1F7EF862" w:rsidR="00D61486" w:rsidRPr="00A34666" w:rsidRDefault="00082202" w:rsidP="00272A2A">
            <w:pPr>
              <w:pStyle w:val="BodyA"/>
              <w:spacing w:before="0" w:after="0" w:line="240" w:lineRule="auto"/>
              <w:rPr>
                <w:sz w:val="16"/>
                <w:szCs w:val="16"/>
              </w:rPr>
            </w:pPr>
            <w:ins w:id="112" w:author="Theel, Amanda L." w:date="2024-10-10T14:39:00Z" w16du:dateUtc="2024-10-10T19:39:00Z">
              <w:r>
                <w:rPr>
                  <w:sz w:val="16"/>
                  <w:szCs w:val="16"/>
                </w:rPr>
                <w:t>Win2019</w:t>
              </w:r>
            </w:ins>
            <w:del w:id="113" w:author="Theel, Amanda L." w:date="2024-10-10T14:36:00Z" w16du:dateUtc="2024-10-10T19:36:00Z">
              <w:r w:rsidR="00D61486" w:rsidDel="00082202">
                <w:rPr>
                  <w:sz w:val="16"/>
                  <w:szCs w:val="16"/>
                </w:rPr>
                <w:delText>Win2019</w:delText>
              </w:r>
            </w:del>
          </w:p>
        </w:tc>
      </w:tr>
      <w:tr w:rsidR="00F1061F" w14:paraId="0D88DF20" w14:textId="12BBE7EE" w:rsidTr="004E2EED">
        <w:tblPrEx>
          <w:tblW w:w="96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4CBDB"/>
          <w:tblLayout w:type="fixed"/>
          <w:tblPrExChange w:id="114" w:author="Theel, Amanda L." w:date="2024-10-17T11:33:00Z" w16du:dateUtc="2024-10-17T16:33:00Z">
            <w:tblPrEx>
              <w:tblW w:w="96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4CBDB"/>
              <w:tblLayout w:type="fixed"/>
            </w:tblPrEx>
          </w:tblPrExChange>
        </w:tblPrEx>
        <w:trPr>
          <w:trHeight w:val="144"/>
          <w:jc w:val="center"/>
          <w:trPrChange w:id="115" w:author="Theel, Amanda L." w:date="2024-10-17T11:33:00Z" w16du:dateUtc="2024-10-17T16:33:00Z">
            <w:trPr>
              <w:gridBefore w:val="1"/>
              <w:trHeight w:val="144"/>
              <w:jc w:val="center"/>
            </w:trPr>
          </w:trPrChange>
        </w:trPr>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Change w:id="116" w:author="Theel, Amanda L." w:date="2024-10-17T11:33:00Z" w16du:dateUtc="2024-10-17T16:33:00Z">
              <w:tcPr>
                <w:tcW w:w="7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cPrChange>
          </w:tcPr>
          <w:p w14:paraId="3623E272" w14:textId="127633B5" w:rsidR="00F1061F" w:rsidRPr="00016216" w:rsidRDefault="00F1061F" w:rsidP="00F1061F">
            <w:pPr>
              <w:pStyle w:val="Body"/>
              <w:rPr>
                <w:rFonts w:asciiTheme="minorHAnsi" w:hAnsiTheme="minorHAnsi"/>
                <w:sz w:val="16"/>
                <w:szCs w:val="16"/>
                <w:rPrChange w:id="117" w:author="Theel, Amanda L." w:date="2024-10-15T13:43:00Z" w16du:dateUtc="2024-10-15T18:43:00Z">
                  <w:rPr>
                    <w:sz w:val="16"/>
                    <w:szCs w:val="16"/>
                  </w:rPr>
                </w:rPrChange>
              </w:rPr>
            </w:pPr>
            <w:proofErr w:type="spellStart"/>
            <w:ins w:id="118" w:author="Theel, Amanda L." w:date="2024-10-10T15:33:00Z" w16du:dateUtc="2024-10-10T20:33:00Z">
              <w:r w:rsidRPr="00016216">
                <w:rPr>
                  <w:rFonts w:asciiTheme="minorHAnsi" w:hAnsiTheme="minorHAnsi"/>
                  <w:sz w:val="16"/>
                  <w:szCs w:val="16"/>
                  <w:rPrChange w:id="119" w:author="Theel, Amanda L." w:date="2024-10-15T13:43:00Z" w16du:dateUtc="2024-10-15T18:43:00Z">
                    <w:rPr>
                      <w:sz w:val="16"/>
                      <w:szCs w:val="16"/>
                    </w:rPr>
                  </w:rPrChange>
                </w:rPr>
                <w:t>WinRM</w:t>
              </w:r>
            </w:ins>
            <w:proofErr w:type="spellEnd"/>
            <w:del w:id="120" w:author="Theel, Amanda L." w:date="2024-10-10T14:37:00Z" w16du:dateUtc="2024-10-10T19:37:00Z">
              <w:r w:rsidRPr="00016216" w:rsidDel="00082202">
                <w:rPr>
                  <w:rStyle w:val="None"/>
                  <w:rFonts w:asciiTheme="minorHAnsi" w:hAnsiTheme="minorHAnsi"/>
                  <w:sz w:val="16"/>
                  <w:szCs w:val="16"/>
                  <w14:textOutline w14:w="12700" w14:cap="flat" w14:cmpd="sng" w14:algn="ctr">
                    <w14:noFill/>
                    <w14:prstDash w14:val="solid"/>
                    <w14:miter w14:lim="400000"/>
                  </w14:textOutline>
                  <w:rPrChange w:id="121" w:author="Theel, Amanda L." w:date="2024-10-15T13:43:00Z" w16du:dateUtc="2024-10-15T18:43:00Z">
                    <w:rPr>
                      <w:rStyle w:val="None"/>
                      <w:rFonts w:ascii="Franklin Gothic Book" w:hAnsi="Franklin Gothic Book"/>
                      <w:sz w:val="16"/>
                      <w:szCs w:val="16"/>
                      <w14:textOutline w14:w="12700" w14:cap="flat" w14:cmpd="sng" w14:algn="ctr">
                        <w14:noFill/>
                        <w14:prstDash w14:val="solid"/>
                        <w14:miter w14:lim="400000"/>
                      </w14:textOutline>
                    </w:rPr>
                  </w:rPrChange>
                </w:rPr>
                <w:delText>FTP</w:delText>
              </w:r>
            </w:del>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Change w:id="122" w:author="Theel, Amanda L." w:date="2024-10-17T11:33:00Z" w16du:dateUtc="2024-10-17T16:33:00Z">
              <w:tcPr>
                <w:tcW w:w="1181" w:type="dxa"/>
                <w:gridSpan w:val="2"/>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tcPrChange>
          </w:tcPr>
          <w:p w14:paraId="19B307E8" w14:textId="5BAA6757" w:rsidR="00F1061F" w:rsidRPr="00016216" w:rsidRDefault="00F1061F" w:rsidP="00F1061F">
            <w:pPr>
              <w:pStyle w:val="Body"/>
              <w:rPr>
                <w:rFonts w:asciiTheme="minorHAnsi" w:hAnsiTheme="minorHAnsi"/>
                <w:sz w:val="16"/>
                <w:szCs w:val="16"/>
                <w:rPrChange w:id="123" w:author="Theel, Amanda L." w:date="2024-10-15T13:43:00Z" w16du:dateUtc="2024-10-15T18:43:00Z">
                  <w:rPr>
                    <w:sz w:val="16"/>
                    <w:szCs w:val="16"/>
                  </w:rPr>
                </w:rPrChange>
              </w:rPr>
            </w:pPr>
            <w:ins w:id="124" w:author="Theel, Amanda L." w:date="2024-10-10T15:33:00Z" w16du:dateUtc="2024-10-10T20:33:00Z">
              <w:r w:rsidRPr="00016216">
                <w:rPr>
                  <w:rFonts w:asciiTheme="minorHAnsi" w:hAnsiTheme="minorHAnsi"/>
                  <w:sz w:val="16"/>
                  <w:szCs w:val="16"/>
                  <w:rPrChange w:id="125" w:author="Theel, Amanda L." w:date="2024-10-15T13:43:00Z" w16du:dateUtc="2024-10-15T18:43:00Z">
                    <w:rPr>
                      <w:sz w:val="16"/>
                      <w:szCs w:val="16"/>
                    </w:rPr>
                  </w:rPrChange>
                </w:rPr>
                <w:t>5985</w:t>
              </w:r>
            </w:ins>
            <w:del w:id="126" w:author="Theel, Amanda L." w:date="2024-10-10T14:37:00Z" w16du:dateUtc="2024-10-10T19:37:00Z">
              <w:r w:rsidRPr="00016216" w:rsidDel="00082202">
                <w:rPr>
                  <w:rStyle w:val="None"/>
                  <w:rFonts w:asciiTheme="minorHAnsi" w:hAnsiTheme="minorHAnsi"/>
                  <w:sz w:val="16"/>
                  <w:szCs w:val="16"/>
                  <w14:textOutline w14:w="12700" w14:cap="flat" w14:cmpd="sng" w14:algn="ctr">
                    <w14:noFill/>
                    <w14:prstDash w14:val="solid"/>
                    <w14:miter w14:lim="400000"/>
                  </w14:textOutline>
                  <w:rPrChange w:id="127" w:author="Theel, Amanda L." w:date="2024-10-15T13:43:00Z" w16du:dateUtc="2024-10-15T18:43:00Z">
                    <w:rPr>
                      <w:rStyle w:val="None"/>
                      <w:rFonts w:ascii="Franklin Gothic Book" w:hAnsi="Franklin Gothic Book"/>
                      <w:sz w:val="16"/>
                      <w:szCs w:val="16"/>
                      <w14:textOutline w14:w="12700" w14:cap="flat" w14:cmpd="sng" w14:algn="ctr">
                        <w14:noFill/>
                        <w14:prstDash w14:val="solid"/>
                        <w14:miter w14:lim="400000"/>
                      </w14:textOutline>
                    </w:rPr>
                  </w:rPrChange>
                </w:rPr>
                <w:delText>21/20</w:delText>
              </w:r>
            </w:del>
          </w:p>
        </w:tc>
        <w:tc>
          <w:tcPr>
            <w:tcW w:w="1008" w:type="dxa"/>
            <w:tcBorders>
              <w:top w:val="single" w:sz="4" w:space="0" w:color="auto"/>
              <w:left w:val="single" w:sz="4" w:space="0" w:color="auto"/>
              <w:bottom w:val="single" w:sz="4" w:space="0" w:color="auto"/>
              <w:right w:val="single" w:sz="4" w:space="0" w:color="auto"/>
            </w:tcBorders>
            <w:tcPrChange w:id="128" w:author="Theel, Amanda L." w:date="2024-10-17T11:33:00Z" w16du:dateUtc="2024-10-17T16:33:00Z">
              <w:tcPr>
                <w:tcW w:w="1008" w:type="dxa"/>
                <w:gridSpan w:val="2"/>
                <w:tcBorders>
                  <w:top w:val="single" w:sz="4" w:space="0" w:color="auto"/>
                  <w:left w:val="single" w:sz="4" w:space="0" w:color="auto"/>
                  <w:bottom w:val="single" w:sz="4" w:space="0" w:color="auto"/>
                  <w:right w:val="single" w:sz="4" w:space="0" w:color="auto"/>
                </w:tcBorders>
              </w:tcPr>
            </w:tcPrChange>
          </w:tcPr>
          <w:p w14:paraId="513B4804" w14:textId="224A4E63" w:rsidR="00F1061F" w:rsidRPr="00016216" w:rsidRDefault="00F1061F" w:rsidP="00F1061F">
            <w:pPr>
              <w:spacing w:before="0" w:after="0" w:line="240" w:lineRule="auto"/>
              <w:rPr>
                <w:sz w:val="16"/>
                <w:szCs w:val="16"/>
              </w:rPr>
            </w:pPr>
            <w:ins w:id="129" w:author="Theel, Amanda L." w:date="2024-10-10T15:33:00Z" w16du:dateUtc="2024-10-10T20:33:00Z">
              <w:r w:rsidRPr="00016216">
                <w:rPr>
                  <w:sz w:val="16"/>
                  <w:szCs w:val="16"/>
                </w:rPr>
                <w:t>Win20</w:t>
              </w:r>
            </w:ins>
            <w:ins w:id="130" w:author="Theel, Amanda L." w:date="2024-10-15T13:43:00Z" w16du:dateUtc="2024-10-15T18:43:00Z">
              <w:r w:rsidR="00016216" w:rsidRPr="00016216">
                <w:rPr>
                  <w:sz w:val="16"/>
                  <w:szCs w:val="16"/>
                  <w:rPrChange w:id="131" w:author="Theel, Amanda L." w:date="2024-10-15T13:43:00Z" w16du:dateUtc="2024-10-15T18:43:00Z">
                    <w:rPr>
                      <w:sz w:val="16"/>
                      <w:szCs w:val="16"/>
                      <w:highlight w:val="green"/>
                    </w:rPr>
                  </w:rPrChange>
                </w:rPr>
                <w:t>22</w:t>
              </w:r>
            </w:ins>
            <w:del w:id="132" w:author="Theel, Amanda L." w:date="2024-10-10T14:37:00Z" w16du:dateUtc="2024-10-10T19:37:00Z">
              <w:r w:rsidRPr="00016216" w:rsidDel="00082202">
                <w:rPr>
                  <w:sz w:val="16"/>
                  <w:szCs w:val="16"/>
                </w:rPr>
                <w:delText>Win2022</w:delText>
              </w:r>
            </w:del>
          </w:p>
        </w:tc>
        <w:tc>
          <w:tcPr>
            <w:tcW w:w="288" w:type="dxa"/>
            <w:tcBorders>
              <w:top w:val="nil"/>
              <w:left w:val="single" w:sz="4" w:space="0" w:color="auto"/>
              <w:bottom w:val="nil"/>
              <w:right w:val="single" w:sz="4" w:space="0" w:color="000000"/>
            </w:tcBorders>
            <w:shd w:val="clear" w:color="auto" w:fill="auto"/>
            <w:tcMar>
              <w:top w:w="80" w:type="dxa"/>
              <w:left w:w="80" w:type="dxa"/>
              <w:bottom w:w="80" w:type="dxa"/>
              <w:right w:w="80" w:type="dxa"/>
            </w:tcMar>
            <w:tcPrChange w:id="133" w:author="Theel, Amanda L." w:date="2024-10-17T11:33:00Z" w16du:dateUtc="2024-10-17T16:33:00Z">
              <w:tcPr>
                <w:tcW w:w="288" w:type="dxa"/>
                <w:gridSpan w:val="2"/>
                <w:tcBorders>
                  <w:top w:val="nil"/>
                  <w:left w:val="single" w:sz="4" w:space="0" w:color="auto"/>
                  <w:bottom w:val="nil"/>
                  <w:right w:val="single" w:sz="4" w:space="0" w:color="000000"/>
                </w:tcBorders>
                <w:shd w:val="clear" w:color="auto" w:fill="auto"/>
                <w:tcMar>
                  <w:top w:w="80" w:type="dxa"/>
                  <w:left w:w="80" w:type="dxa"/>
                  <w:bottom w:w="80" w:type="dxa"/>
                  <w:right w:w="80" w:type="dxa"/>
                </w:tcMar>
              </w:tcPr>
            </w:tcPrChange>
          </w:tcPr>
          <w:p w14:paraId="0443169E" w14:textId="50E3E0FE" w:rsidR="00F1061F" w:rsidRPr="00206AB1" w:rsidRDefault="00F1061F" w:rsidP="00F1061F">
            <w:pPr>
              <w:spacing w:before="0" w:after="0" w:line="240" w:lineRule="auto"/>
              <w:rPr>
                <w:sz w:val="16"/>
                <w:szCs w:val="16"/>
              </w:rPr>
            </w:pP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Change w:id="134" w:author="Theel, Amanda L." w:date="2024-10-17T11:33:00Z" w16du:dateUtc="2024-10-17T16:33:00Z">
              <w:tcPr>
                <w:tcW w:w="7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cPrChange>
          </w:tcPr>
          <w:p w14:paraId="1CC75BE1" w14:textId="2F0F7BDB" w:rsidR="00F1061F" w:rsidRPr="00206AB1" w:rsidRDefault="00F1061F" w:rsidP="00F1061F">
            <w:pPr>
              <w:pStyle w:val="BodyA"/>
              <w:spacing w:before="0" w:after="0" w:line="240" w:lineRule="auto"/>
              <w:rPr>
                <w:sz w:val="16"/>
                <w:szCs w:val="16"/>
              </w:rPr>
            </w:pPr>
            <w:r>
              <w:rPr>
                <w:sz w:val="16"/>
                <w:szCs w:val="16"/>
              </w:rPr>
              <w:t>SMB</w:t>
            </w:r>
          </w:p>
        </w:tc>
        <w:tc>
          <w:tcPr>
            <w:tcW w:w="1181"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Change w:id="135" w:author="Theel, Amanda L." w:date="2024-10-17T11:33:00Z" w16du:dateUtc="2024-10-17T16:33:00Z">
              <w:tcPr>
                <w:tcW w:w="1181" w:type="dxa"/>
                <w:gridSpan w:val="2"/>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tcPrChange>
          </w:tcPr>
          <w:p w14:paraId="271C8E39" w14:textId="3E22E78C" w:rsidR="00F1061F" w:rsidRPr="00206AB1" w:rsidRDefault="00F1061F" w:rsidP="00F1061F">
            <w:pPr>
              <w:pStyle w:val="BodyA"/>
              <w:spacing w:before="0" w:after="0" w:line="240" w:lineRule="auto"/>
              <w:rPr>
                <w:sz w:val="16"/>
                <w:szCs w:val="16"/>
              </w:rPr>
            </w:pPr>
            <w:r>
              <w:rPr>
                <w:sz w:val="16"/>
                <w:szCs w:val="16"/>
              </w:rPr>
              <w:t>445</w:t>
            </w:r>
          </w:p>
        </w:tc>
        <w:tc>
          <w:tcPr>
            <w:tcW w:w="1008" w:type="dxa"/>
            <w:tcBorders>
              <w:top w:val="single" w:sz="4" w:space="0" w:color="auto"/>
              <w:left w:val="single" w:sz="4" w:space="0" w:color="auto"/>
              <w:bottom w:val="single" w:sz="4" w:space="0" w:color="auto"/>
              <w:right w:val="single" w:sz="4" w:space="0" w:color="auto"/>
            </w:tcBorders>
            <w:tcPrChange w:id="136" w:author="Theel, Amanda L." w:date="2024-10-17T11:33:00Z" w16du:dateUtc="2024-10-17T16:33:00Z">
              <w:tcPr>
                <w:tcW w:w="1008" w:type="dxa"/>
                <w:gridSpan w:val="2"/>
                <w:tcBorders>
                  <w:top w:val="single" w:sz="4" w:space="0" w:color="auto"/>
                  <w:left w:val="single" w:sz="4" w:space="0" w:color="auto"/>
                  <w:bottom w:val="single" w:sz="4" w:space="0" w:color="auto"/>
                  <w:right w:val="single" w:sz="4" w:space="0" w:color="auto"/>
                </w:tcBorders>
              </w:tcPr>
            </w:tcPrChange>
          </w:tcPr>
          <w:p w14:paraId="3A1678BD" w14:textId="04FBECAA" w:rsidR="00F1061F" w:rsidRDefault="00F1061F" w:rsidP="00F1061F">
            <w:pPr>
              <w:pStyle w:val="BodyA"/>
              <w:spacing w:before="0" w:after="0" w:line="240" w:lineRule="auto"/>
              <w:rPr>
                <w:sz w:val="16"/>
                <w:szCs w:val="16"/>
              </w:rPr>
            </w:pPr>
            <w:r>
              <w:rPr>
                <w:sz w:val="16"/>
                <w:szCs w:val="16"/>
              </w:rPr>
              <w:t>Win2022</w:t>
            </w:r>
          </w:p>
        </w:tc>
        <w:tc>
          <w:tcPr>
            <w:tcW w:w="288" w:type="dxa"/>
            <w:tcBorders>
              <w:top w:val="nil"/>
              <w:left w:val="single" w:sz="4" w:space="0" w:color="auto"/>
              <w:bottom w:val="nil"/>
              <w:right w:val="nil"/>
            </w:tcBorders>
            <w:tcPrChange w:id="137" w:author="Theel, Amanda L." w:date="2024-10-17T11:33:00Z" w16du:dateUtc="2024-10-17T16:33:00Z">
              <w:tcPr>
                <w:tcW w:w="288" w:type="dxa"/>
                <w:gridSpan w:val="2"/>
                <w:tcBorders>
                  <w:top w:val="nil"/>
                  <w:left w:val="single" w:sz="4" w:space="0" w:color="auto"/>
                  <w:bottom w:val="nil"/>
                  <w:right w:val="single" w:sz="4" w:space="0" w:color="auto"/>
                </w:tcBorders>
              </w:tcPr>
            </w:tcPrChange>
          </w:tcPr>
          <w:p w14:paraId="5A7560D8" w14:textId="2D87495E" w:rsidR="00F1061F" w:rsidRDefault="00F1061F" w:rsidP="00F1061F">
            <w:pPr>
              <w:pStyle w:val="BodyA"/>
              <w:spacing w:before="0" w:after="0" w:line="240" w:lineRule="auto"/>
              <w:rPr>
                <w:sz w:val="16"/>
                <w:szCs w:val="16"/>
              </w:rPr>
            </w:pPr>
          </w:p>
        </w:tc>
        <w:tc>
          <w:tcPr>
            <w:tcW w:w="864" w:type="dxa"/>
            <w:tcBorders>
              <w:top w:val="single" w:sz="4" w:space="0" w:color="000000"/>
              <w:left w:val="nil"/>
              <w:bottom w:val="nil"/>
              <w:right w:val="nil"/>
            </w:tcBorders>
            <w:tcPrChange w:id="138" w:author="Theel, Amanda L." w:date="2024-10-17T11:33:00Z" w16du:dateUtc="2024-10-17T16:33:00Z">
              <w:tcPr>
                <w:tcW w:w="864" w:type="dxa"/>
                <w:gridSpan w:val="2"/>
                <w:tcBorders>
                  <w:top w:val="single" w:sz="4" w:space="0" w:color="000000"/>
                  <w:left w:val="single" w:sz="4" w:space="0" w:color="auto"/>
                  <w:bottom w:val="single" w:sz="4" w:space="0" w:color="000000"/>
                  <w:right w:val="single" w:sz="4" w:space="0" w:color="000000"/>
                </w:tcBorders>
              </w:tcPr>
            </w:tcPrChange>
          </w:tcPr>
          <w:p w14:paraId="51BB005C" w14:textId="5B1AC9FC" w:rsidR="00F1061F" w:rsidRDefault="00F1061F" w:rsidP="00F1061F">
            <w:pPr>
              <w:pStyle w:val="BodyA"/>
              <w:spacing w:before="0" w:after="0" w:line="240" w:lineRule="auto"/>
              <w:rPr>
                <w:sz w:val="16"/>
                <w:szCs w:val="16"/>
              </w:rPr>
            </w:pPr>
            <w:del w:id="139" w:author="Theel, Amanda L." w:date="2024-10-10T14:36:00Z" w16du:dateUtc="2024-10-10T19:36:00Z">
              <w:r w:rsidDel="00082202">
                <w:rPr>
                  <w:sz w:val="16"/>
                  <w:szCs w:val="16"/>
                </w:rPr>
                <w:delText>SMTP</w:delText>
              </w:r>
            </w:del>
          </w:p>
        </w:tc>
        <w:tc>
          <w:tcPr>
            <w:tcW w:w="1296" w:type="dxa"/>
            <w:tcBorders>
              <w:top w:val="single" w:sz="4" w:space="0" w:color="000000"/>
              <w:left w:val="nil"/>
              <w:bottom w:val="nil"/>
              <w:right w:val="nil"/>
            </w:tcBorders>
            <w:tcPrChange w:id="140" w:author="Theel, Amanda L." w:date="2024-10-17T11:33:00Z" w16du:dateUtc="2024-10-17T16:33:00Z">
              <w:tcPr>
                <w:tcW w:w="1296" w:type="dxa"/>
                <w:gridSpan w:val="2"/>
                <w:tcBorders>
                  <w:top w:val="single" w:sz="4" w:space="0" w:color="000000"/>
                  <w:left w:val="single" w:sz="4" w:space="0" w:color="000000"/>
                  <w:bottom w:val="single" w:sz="4" w:space="0" w:color="000000"/>
                  <w:right w:val="single" w:sz="4" w:space="0" w:color="000000"/>
                </w:tcBorders>
              </w:tcPr>
            </w:tcPrChange>
          </w:tcPr>
          <w:p w14:paraId="1762EF37" w14:textId="3953B385" w:rsidR="00F1061F" w:rsidRDefault="00F1061F" w:rsidP="00F1061F">
            <w:pPr>
              <w:pStyle w:val="BodyA"/>
              <w:spacing w:before="0" w:after="0" w:line="240" w:lineRule="auto"/>
              <w:rPr>
                <w:sz w:val="16"/>
                <w:szCs w:val="16"/>
              </w:rPr>
            </w:pPr>
            <w:del w:id="141" w:author="Theel, Amanda L." w:date="2024-10-10T14:36:00Z" w16du:dateUtc="2024-10-10T19:36:00Z">
              <w:r w:rsidDel="00082202">
                <w:rPr>
                  <w:sz w:val="16"/>
                  <w:szCs w:val="16"/>
                </w:rPr>
                <w:delText>587</w:delText>
              </w:r>
            </w:del>
          </w:p>
        </w:tc>
        <w:tc>
          <w:tcPr>
            <w:tcW w:w="1008" w:type="dxa"/>
            <w:tcBorders>
              <w:top w:val="single" w:sz="4" w:space="0" w:color="000000"/>
              <w:left w:val="nil"/>
              <w:bottom w:val="nil"/>
              <w:right w:val="nil"/>
            </w:tcBorders>
            <w:tcPrChange w:id="142" w:author="Theel, Amanda L." w:date="2024-10-17T11:33:00Z" w16du:dateUtc="2024-10-17T16:33:00Z">
              <w:tcPr>
                <w:tcW w:w="1008" w:type="dxa"/>
                <w:gridSpan w:val="2"/>
                <w:tcBorders>
                  <w:top w:val="single" w:sz="4" w:space="0" w:color="000000"/>
                  <w:left w:val="single" w:sz="4" w:space="0" w:color="000000"/>
                  <w:bottom w:val="single" w:sz="4" w:space="0" w:color="000000"/>
                  <w:right w:val="single" w:sz="4" w:space="0" w:color="000000"/>
                </w:tcBorders>
              </w:tcPr>
            </w:tcPrChange>
          </w:tcPr>
          <w:p w14:paraId="4DBD524D" w14:textId="7CC2F4C5" w:rsidR="00F1061F" w:rsidRDefault="00F1061F" w:rsidP="00F1061F">
            <w:pPr>
              <w:pStyle w:val="BodyA"/>
              <w:spacing w:before="0" w:after="0" w:line="240" w:lineRule="auto"/>
              <w:rPr>
                <w:sz w:val="16"/>
                <w:szCs w:val="16"/>
              </w:rPr>
            </w:pPr>
            <w:del w:id="143" w:author="Theel, Amanda L." w:date="2024-10-10T14:36:00Z" w16du:dateUtc="2024-10-10T19:36:00Z">
              <w:r w:rsidDel="00082202">
                <w:rPr>
                  <w:sz w:val="16"/>
                  <w:szCs w:val="16"/>
                </w:rPr>
                <w:delText>CentOS</w:delText>
              </w:r>
            </w:del>
          </w:p>
        </w:tc>
      </w:tr>
    </w:tbl>
    <w:p w14:paraId="6F01614A" w14:textId="77777777" w:rsidR="00997047" w:rsidRDefault="00997047">
      <w:pPr>
        <w:rPr>
          <w:ins w:id="144" w:author="Theel, Amanda L." w:date="2024-10-15T11:00:00Z" w16du:dateUtc="2024-10-15T16:00:00Z"/>
        </w:rPr>
        <w:pPrChange w:id="145" w:author="Theel, Amanda L." w:date="2024-10-15T11:00:00Z" w16du:dateUtc="2024-10-15T16:00:00Z">
          <w:pPr>
            <w:pStyle w:val="Heading1"/>
          </w:pPr>
        </w:pPrChange>
      </w:pPr>
      <w:bookmarkStart w:id="146" w:name="_Toc148092086"/>
    </w:p>
    <w:p w14:paraId="0D12D99C" w14:textId="77777777" w:rsidR="00997047" w:rsidRDefault="00997047">
      <w:pPr>
        <w:rPr>
          <w:ins w:id="147" w:author="Theel, Amanda L." w:date="2024-10-15T11:00:00Z" w16du:dateUtc="2024-10-15T16:00:00Z"/>
          <w:b/>
          <w:caps/>
          <w:spacing w:val="15"/>
          <w:sz w:val="22"/>
          <w:szCs w:val="22"/>
        </w:rPr>
      </w:pPr>
      <w:ins w:id="148" w:author="Theel, Amanda L." w:date="2024-10-15T11:00:00Z" w16du:dateUtc="2024-10-15T16:00:00Z">
        <w:r>
          <w:br w:type="page"/>
        </w:r>
      </w:ins>
    </w:p>
    <w:p w14:paraId="35F95972" w14:textId="22FE33B8" w:rsidR="004A6E32" w:rsidRPr="00167E89" w:rsidRDefault="004A6E32" w:rsidP="004A6E32">
      <w:pPr>
        <w:pStyle w:val="Heading1"/>
      </w:pPr>
      <w:r w:rsidRPr="00167E89">
        <w:lastRenderedPageBreak/>
        <w:t>Scoring Breakdown</w:t>
      </w:r>
      <w:bookmarkEnd w:id="146"/>
      <w:r w:rsidRPr="00167E89">
        <w:t xml:space="preserve"> </w:t>
      </w:r>
    </w:p>
    <w:p w14:paraId="39E93A10" w14:textId="01666226" w:rsidR="004A6E32" w:rsidRDefault="004A6E32" w:rsidP="004A6E32">
      <w:pPr>
        <w:pStyle w:val="Default"/>
        <w:ind w:left="720"/>
        <w:rPr>
          <w:rFonts w:asciiTheme="minorHAnsi" w:hAnsiTheme="minorHAnsi"/>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06D2">
        <w:rPr>
          <w:rFonts w:asciiTheme="minorHAnsi" w:hAnsiTheme="minorHAnsi"/>
          <w:sz w:val="22"/>
          <w:szCs w:val="22"/>
        </w:rPr>
        <w:t>Red Team</w:t>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sidRPr="00167E89">
        <w:rPr>
          <w:rFonts w:asciiTheme="minorHAnsi" w:hAnsiTheme="minorHAnsi"/>
          <w:sz w:val="22"/>
          <w:szCs w:val="22"/>
        </w:rPr>
        <w:t>2</w:t>
      </w:r>
      <w:r w:rsidR="00D623E4">
        <w:rPr>
          <w:rFonts w:asciiTheme="minorHAnsi" w:hAnsiTheme="minorHAnsi"/>
          <w:sz w:val="22"/>
          <w:szCs w:val="22"/>
        </w:rPr>
        <w:t>5</w:t>
      </w:r>
      <w:r w:rsidRPr="00167E89">
        <w:rPr>
          <w:rFonts w:asciiTheme="minorHAnsi" w:hAnsiTheme="minorHAnsi"/>
          <w:sz w:val="22"/>
          <w:szCs w:val="22"/>
        </w:rPr>
        <w:t xml:space="preserve">00 points </w:t>
      </w:r>
      <w:r w:rsidRPr="00167E89">
        <w:rPr>
          <w:rFonts w:asciiTheme="minorHAnsi" w:hAnsiTheme="minorHAnsi"/>
          <w:sz w:val="22"/>
          <w:szCs w:val="22"/>
        </w:rPr>
        <w:tab/>
        <w:t>2</w:t>
      </w:r>
      <w:r w:rsidR="00925D00">
        <w:rPr>
          <w:rFonts w:asciiTheme="minorHAnsi" w:hAnsiTheme="minorHAnsi"/>
          <w:sz w:val="22"/>
          <w:szCs w:val="22"/>
        </w:rPr>
        <w:t>5</w:t>
      </w:r>
      <w:r w:rsidRPr="00167E89">
        <w:rPr>
          <w:rFonts w:asciiTheme="minorHAnsi" w:hAnsiTheme="minorHAnsi"/>
          <w:sz w:val="22"/>
          <w:szCs w:val="22"/>
        </w:rPr>
        <w:t>%</w:t>
      </w:r>
      <w:r w:rsidRPr="00167E89">
        <w:rPr>
          <w:rFonts w:asciiTheme="minorHAnsi" w:hAnsiTheme="minorHAnsi"/>
          <w:color w:val="auto"/>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36554E0" w14:textId="1B4CEE16" w:rsidR="004A6E32" w:rsidRDefault="004A6E32" w:rsidP="004A6E32">
      <w:pPr>
        <w:pStyle w:val="Default"/>
        <w:ind w:left="720"/>
        <w:rPr>
          <w:rFonts w:asciiTheme="minorHAnsi" w:hAnsiTheme="minorHAnsi"/>
          <w:sz w:val="22"/>
          <w:szCs w:val="22"/>
        </w:rPr>
      </w:pPr>
      <w:r w:rsidRPr="006B06D2">
        <w:rPr>
          <w:rFonts w:asciiTheme="minorHAnsi" w:hAnsiTheme="minorHAnsi"/>
          <w:sz w:val="22"/>
          <w:szCs w:val="22"/>
        </w:rPr>
        <w:t>Blue Team</w:t>
      </w:r>
      <w:r w:rsidRPr="006B06D2">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sidR="00D623E4">
        <w:rPr>
          <w:rFonts w:asciiTheme="minorHAnsi" w:hAnsiTheme="minorHAnsi"/>
          <w:sz w:val="22"/>
          <w:szCs w:val="22"/>
        </w:rPr>
        <w:t>2</w:t>
      </w:r>
      <w:r w:rsidR="00925D00">
        <w:rPr>
          <w:rFonts w:asciiTheme="minorHAnsi" w:hAnsiTheme="minorHAnsi"/>
          <w:sz w:val="22"/>
          <w:szCs w:val="22"/>
        </w:rPr>
        <w:t>0</w:t>
      </w:r>
      <w:r w:rsidR="009F16A5">
        <w:rPr>
          <w:rFonts w:asciiTheme="minorHAnsi" w:hAnsiTheme="minorHAnsi"/>
          <w:sz w:val="22"/>
          <w:szCs w:val="22"/>
        </w:rPr>
        <w:t xml:space="preserve">00 points </w:t>
      </w:r>
      <w:r w:rsidR="009F16A5">
        <w:rPr>
          <w:rFonts w:asciiTheme="minorHAnsi" w:hAnsiTheme="minorHAnsi"/>
          <w:sz w:val="22"/>
          <w:szCs w:val="22"/>
        </w:rPr>
        <w:tab/>
      </w:r>
      <w:r w:rsidR="00D623E4">
        <w:rPr>
          <w:rFonts w:asciiTheme="minorHAnsi" w:hAnsiTheme="minorHAnsi"/>
          <w:sz w:val="22"/>
          <w:szCs w:val="22"/>
        </w:rPr>
        <w:t>2</w:t>
      </w:r>
      <w:r w:rsidR="009F16A5">
        <w:rPr>
          <w:rFonts w:asciiTheme="minorHAnsi" w:hAnsiTheme="minorHAnsi"/>
          <w:sz w:val="22"/>
          <w:szCs w:val="22"/>
        </w:rPr>
        <w:t>0</w:t>
      </w:r>
      <w:r w:rsidRPr="00167E89">
        <w:rPr>
          <w:rFonts w:asciiTheme="minorHAnsi" w:hAnsiTheme="minorHAnsi"/>
          <w:sz w:val="22"/>
          <w:szCs w:val="22"/>
        </w:rPr>
        <w:t>%</w:t>
      </w:r>
      <w:r w:rsidRPr="006B06D2">
        <w:rPr>
          <w:rFonts w:asciiTheme="minorHAnsi" w:hAnsiTheme="minorHAnsi"/>
          <w:sz w:val="22"/>
          <w:szCs w:val="22"/>
        </w:rPr>
        <w:t xml:space="preserve"> </w:t>
      </w:r>
    </w:p>
    <w:p w14:paraId="2175DFC8" w14:textId="5DE83F50" w:rsidR="004A6E32" w:rsidRDefault="004A6E32" w:rsidP="004A6E32">
      <w:pPr>
        <w:pStyle w:val="Default"/>
        <w:ind w:left="720"/>
        <w:rPr>
          <w:rFonts w:asciiTheme="minorHAnsi" w:hAnsiTheme="minorHAnsi"/>
          <w:sz w:val="22"/>
          <w:szCs w:val="22"/>
        </w:rPr>
      </w:pPr>
      <w:r w:rsidRPr="006B06D2">
        <w:rPr>
          <w:rFonts w:asciiTheme="minorHAnsi" w:hAnsiTheme="minorHAnsi"/>
          <w:sz w:val="22"/>
          <w:szCs w:val="22"/>
        </w:rPr>
        <w:t>Green Team</w:t>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sidR="005016CC">
        <w:rPr>
          <w:rFonts w:asciiTheme="minorHAnsi" w:hAnsiTheme="minorHAnsi"/>
          <w:sz w:val="22"/>
          <w:szCs w:val="22"/>
        </w:rPr>
        <w:tab/>
      </w:r>
      <w:r w:rsidR="007715B4">
        <w:rPr>
          <w:rFonts w:asciiTheme="minorHAnsi" w:hAnsiTheme="minorHAnsi"/>
          <w:sz w:val="22"/>
          <w:szCs w:val="22"/>
        </w:rPr>
        <w:t>1</w:t>
      </w:r>
      <w:r w:rsidR="002421C2">
        <w:rPr>
          <w:rFonts w:asciiTheme="minorHAnsi" w:hAnsiTheme="minorHAnsi"/>
          <w:sz w:val="22"/>
          <w:szCs w:val="22"/>
        </w:rPr>
        <w:t>5</w:t>
      </w:r>
      <w:r w:rsidRPr="00167E89">
        <w:rPr>
          <w:rFonts w:asciiTheme="minorHAnsi" w:hAnsiTheme="minorHAnsi"/>
          <w:sz w:val="22"/>
          <w:szCs w:val="22"/>
        </w:rPr>
        <w:t xml:space="preserve">00 points </w:t>
      </w:r>
      <w:r w:rsidRPr="00167E89">
        <w:rPr>
          <w:rFonts w:asciiTheme="minorHAnsi" w:hAnsiTheme="minorHAnsi"/>
          <w:sz w:val="22"/>
          <w:szCs w:val="22"/>
        </w:rPr>
        <w:tab/>
      </w:r>
      <w:r w:rsidR="007715B4">
        <w:rPr>
          <w:rFonts w:asciiTheme="minorHAnsi" w:hAnsiTheme="minorHAnsi"/>
          <w:sz w:val="22"/>
          <w:szCs w:val="22"/>
        </w:rPr>
        <w:t>1</w:t>
      </w:r>
      <w:r w:rsidR="002421C2">
        <w:rPr>
          <w:rFonts w:asciiTheme="minorHAnsi" w:hAnsiTheme="minorHAnsi"/>
          <w:sz w:val="22"/>
          <w:szCs w:val="22"/>
        </w:rPr>
        <w:t>5</w:t>
      </w:r>
      <w:r w:rsidRPr="00167E89">
        <w:rPr>
          <w:rFonts w:asciiTheme="minorHAnsi" w:hAnsiTheme="minorHAnsi"/>
          <w:sz w:val="22"/>
          <w:szCs w:val="22"/>
        </w:rPr>
        <w:t>%</w:t>
      </w:r>
      <w:r w:rsidRPr="006B06D2">
        <w:rPr>
          <w:rFonts w:asciiTheme="minorHAnsi" w:hAnsiTheme="minorHAnsi"/>
          <w:sz w:val="22"/>
          <w:szCs w:val="22"/>
        </w:rPr>
        <w:t xml:space="preserve"> </w:t>
      </w:r>
    </w:p>
    <w:p w14:paraId="4216BD4B" w14:textId="27BE42F6" w:rsidR="004A6E32" w:rsidRDefault="007609BC" w:rsidP="004A6E32">
      <w:pPr>
        <w:pStyle w:val="Default"/>
        <w:ind w:left="720"/>
        <w:rPr>
          <w:rFonts w:asciiTheme="minorHAnsi" w:hAnsiTheme="minorHAnsi"/>
          <w:sz w:val="22"/>
          <w:szCs w:val="22"/>
        </w:rPr>
      </w:pPr>
      <w:r>
        <w:rPr>
          <w:rFonts w:asciiTheme="minorHAnsi" w:hAnsiTheme="minorHAnsi"/>
          <w:sz w:val="22"/>
          <w:szCs w:val="22"/>
        </w:rPr>
        <w:t>Orange</w:t>
      </w:r>
      <w:r w:rsidR="004A6E32">
        <w:rPr>
          <w:rFonts w:asciiTheme="minorHAnsi" w:hAnsiTheme="minorHAnsi"/>
          <w:sz w:val="22"/>
          <w:szCs w:val="22"/>
        </w:rPr>
        <w:t xml:space="preserve"> Team</w:t>
      </w:r>
      <w:r w:rsidR="004A6E32">
        <w:rPr>
          <w:rFonts w:asciiTheme="minorHAnsi" w:hAnsiTheme="minorHAnsi"/>
          <w:sz w:val="22"/>
          <w:szCs w:val="22"/>
        </w:rPr>
        <w:tab/>
      </w:r>
      <w:r w:rsidR="004A6E32">
        <w:rPr>
          <w:rFonts w:asciiTheme="minorHAnsi" w:hAnsiTheme="minorHAnsi"/>
          <w:sz w:val="22"/>
          <w:szCs w:val="22"/>
        </w:rPr>
        <w:tab/>
      </w:r>
      <w:r w:rsidR="004A6E32">
        <w:rPr>
          <w:rFonts w:asciiTheme="minorHAnsi" w:hAnsiTheme="minorHAnsi"/>
          <w:sz w:val="22"/>
          <w:szCs w:val="22"/>
        </w:rPr>
        <w:tab/>
      </w:r>
      <w:r w:rsidR="005016CC">
        <w:rPr>
          <w:rFonts w:asciiTheme="minorHAnsi" w:hAnsiTheme="minorHAnsi"/>
          <w:sz w:val="22"/>
          <w:szCs w:val="22"/>
        </w:rPr>
        <w:tab/>
      </w:r>
      <w:r w:rsidR="00FC061A">
        <w:rPr>
          <w:rFonts w:asciiTheme="minorHAnsi" w:hAnsiTheme="minorHAnsi"/>
          <w:sz w:val="22"/>
          <w:szCs w:val="22"/>
        </w:rPr>
        <w:t>2</w:t>
      </w:r>
      <w:r w:rsidR="007715B4">
        <w:rPr>
          <w:rFonts w:asciiTheme="minorHAnsi" w:hAnsiTheme="minorHAnsi"/>
          <w:sz w:val="22"/>
          <w:szCs w:val="22"/>
        </w:rPr>
        <w:t>0</w:t>
      </w:r>
      <w:r w:rsidR="00FC061A">
        <w:rPr>
          <w:rFonts w:asciiTheme="minorHAnsi" w:hAnsiTheme="minorHAnsi"/>
          <w:sz w:val="22"/>
          <w:szCs w:val="22"/>
        </w:rPr>
        <w:t xml:space="preserve">00 points </w:t>
      </w:r>
      <w:r w:rsidR="00FC061A">
        <w:rPr>
          <w:rFonts w:asciiTheme="minorHAnsi" w:hAnsiTheme="minorHAnsi"/>
          <w:sz w:val="22"/>
          <w:szCs w:val="22"/>
        </w:rPr>
        <w:tab/>
      </w:r>
      <w:r w:rsidR="009F16A5">
        <w:rPr>
          <w:rFonts w:asciiTheme="minorHAnsi" w:hAnsiTheme="minorHAnsi"/>
          <w:sz w:val="22"/>
          <w:szCs w:val="22"/>
        </w:rPr>
        <w:t>2</w:t>
      </w:r>
      <w:r w:rsidR="007715B4">
        <w:rPr>
          <w:rFonts w:asciiTheme="minorHAnsi" w:hAnsiTheme="minorHAnsi"/>
          <w:sz w:val="22"/>
          <w:szCs w:val="22"/>
        </w:rPr>
        <w:t>0</w:t>
      </w:r>
      <w:r w:rsidR="004A6E32" w:rsidRPr="00167E89">
        <w:rPr>
          <w:rFonts w:asciiTheme="minorHAnsi" w:hAnsiTheme="minorHAnsi"/>
          <w:sz w:val="22"/>
          <w:szCs w:val="22"/>
        </w:rPr>
        <w:t>%</w:t>
      </w:r>
      <w:r w:rsidR="004A6E32" w:rsidRPr="006B06D2">
        <w:rPr>
          <w:rFonts w:asciiTheme="minorHAnsi" w:hAnsiTheme="minorHAnsi"/>
          <w:sz w:val="22"/>
          <w:szCs w:val="22"/>
        </w:rPr>
        <w:t xml:space="preserve"> </w:t>
      </w:r>
    </w:p>
    <w:p w14:paraId="318D1A84" w14:textId="62FA2842" w:rsidR="009F16A5" w:rsidRPr="006B06D2" w:rsidRDefault="009F16A5" w:rsidP="004A6E32">
      <w:pPr>
        <w:pStyle w:val="Default"/>
        <w:ind w:left="720"/>
        <w:rPr>
          <w:rFonts w:asciiTheme="minorHAnsi" w:hAnsiTheme="minorHAnsi"/>
          <w:sz w:val="22"/>
          <w:szCs w:val="22"/>
        </w:rPr>
      </w:pPr>
      <w:r>
        <w:rPr>
          <w:rFonts w:asciiTheme="minorHAnsi" w:hAnsiTheme="minorHAnsi"/>
          <w:sz w:val="22"/>
          <w:szCs w:val="22"/>
        </w:rPr>
        <w:t>Anomaly Scoring</w:t>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sidR="00D623E4">
        <w:rPr>
          <w:rFonts w:asciiTheme="minorHAnsi" w:hAnsiTheme="minorHAnsi"/>
          <w:sz w:val="22"/>
          <w:szCs w:val="22"/>
        </w:rPr>
        <w:t>20</w:t>
      </w:r>
      <w:r>
        <w:rPr>
          <w:rFonts w:asciiTheme="minorHAnsi" w:hAnsiTheme="minorHAnsi"/>
          <w:sz w:val="22"/>
          <w:szCs w:val="22"/>
        </w:rPr>
        <w:t>00 points</w:t>
      </w:r>
      <w:r>
        <w:rPr>
          <w:rFonts w:asciiTheme="minorHAnsi" w:hAnsiTheme="minorHAnsi"/>
          <w:sz w:val="22"/>
          <w:szCs w:val="22"/>
        </w:rPr>
        <w:tab/>
      </w:r>
      <w:r w:rsidR="00D623E4">
        <w:rPr>
          <w:rFonts w:asciiTheme="minorHAnsi" w:hAnsiTheme="minorHAnsi"/>
          <w:sz w:val="22"/>
          <w:szCs w:val="22"/>
        </w:rPr>
        <w:t>20</w:t>
      </w:r>
      <w:r>
        <w:rPr>
          <w:rFonts w:asciiTheme="minorHAnsi" w:hAnsiTheme="minorHAnsi"/>
          <w:sz w:val="22"/>
          <w:szCs w:val="22"/>
        </w:rPr>
        <w:t>%</w:t>
      </w:r>
    </w:p>
    <w:p w14:paraId="7D68C494" w14:textId="3A670D46" w:rsidR="004A6E32" w:rsidRPr="006B06D2" w:rsidRDefault="009F16A5" w:rsidP="004A6E32">
      <w:pPr>
        <w:pStyle w:val="Default"/>
        <w:ind w:left="720"/>
        <w:rPr>
          <w:rFonts w:asciiTheme="minorHAnsi" w:hAnsiTheme="minorHAnsi"/>
          <w:sz w:val="22"/>
          <w:szCs w:val="22"/>
        </w:rPr>
      </w:pPr>
      <w:r>
        <w:rPr>
          <w:rFonts w:asciiTheme="minorHAnsi" w:hAnsiTheme="minorHAnsi"/>
          <w:b/>
          <w:bCs/>
          <w:sz w:val="22"/>
          <w:szCs w:val="22"/>
        </w:rPr>
        <w:t>Total</w:t>
      </w:r>
      <w:r>
        <w:rPr>
          <w:rFonts w:asciiTheme="minorHAnsi" w:hAnsiTheme="minorHAnsi"/>
          <w:b/>
          <w:bCs/>
          <w:sz w:val="22"/>
          <w:szCs w:val="22"/>
        </w:rPr>
        <w:tab/>
      </w:r>
      <w:r>
        <w:rPr>
          <w:rFonts w:asciiTheme="minorHAnsi" w:hAnsiTheme="minorHAnsi"/>
          <w:b/>
          <w:bCs/>
          <w:sz w:val="22"/>
          <w:szCs w:val="22"/>
        </w:rPr>
        <w:tab/>
      </w:r>
      <w:r>
        <w:rPr>
          <w:rFonts w:asciiTheme="minorHAnsi" w:hAnsiTheme="minorHAnsi"/>
          <w:b/>
          <w:bCs/>
          <w:sz w:val="22"/>
          <w:szCs w:val="22"/>
        </w:rPr>
        <w:tab/>
      </w:r>
      <w:r>
        <w:rPr>
          <w:rFonts w:asciiTheme="minorHAnsi" w:hAnsiTheme="minorHAnsi"/>
          <w:b/>
          <w:bCs/>
          <w:sz w:val="22"/>
          <w:szCs w:val="22"/>
        </w:rPr>
        <w:tab/>
      </w:r>
      <w:r>
        <w:rPr>
          <w:rFonts w:asciiTheme="minorHAnsi" w:hAnsiTheme="minorHAnsi"/>
          <w:b/>
          <w:bCs/>
          <w:sz w:val="22"/>
          <w:szCs w:val="22"/>
        </w:rPr>
        <w:tab/>
        <w:t>10</w:t>
      </w:r>
      <w:r w:rsidR="004A6E32" w:rsidRPr="006B06D2">
        <w:rPr>
          <w:rFonts w:asciiTheme="minorHAnsi" w:hAnsiTheme="minorHAnsi"/>
          <w:b/>
          <w:bCs/>
          <w:sz w:val="22"/>
          <w:szCs w:val="22"/>
        </w:rPr>
        <w:t xml:space="preserve">000 points </w:t>
      </w:r>
      <w:r w:rsidR="004A6E32" w:rsidRPr="006B06D2">
        <w:rPr>
          <w:rFonts w:asciiTheme="minorHAnsi" w:hAnsiTheme="minorHAnsi"/>
          <w:b/>
          <w:bCs/>
          <w:sz w:val="22"/>
          <w:szCs w:val="22"/>
        </w:rPr>
        <w:tab/>
        <w:t xml:space="preserve">100% </w:t>
      </w:r>
    </w:p>
    <w:p w14:paraId="32C74FFF" w14:textId="77777777" w:rsidR="00EC3454" w:rsidRDefault="00EC3454" w:rsidP="00EC3454"/>
    <w:p w14:paraId="374A55E8" w14:textId="73663334" w:rsidR="004A6E32" w:rsidRPr="00167E89" w:rsidRDefault="004A6E32" w:rsidP="004A6E32">
      <w:pPr>
        <w:pStyle w:val="Heading2"/>
      </w:pPr>
      <w:bookmarkStart w:id="149" w:name="_Toc148092087"/>
      <w:r w:rsidRPr="00167E89">
        <w:t>Red Team Scoring</w:t>
      </w:r>
      <w:bookmarkEnd w:id="149"/>
    </w:p>
    <w:p w14:paraId="39CE6DBD" w14:textId="2A7196FF" w:rsidR="004A6E32" w:rsidRDefault="004A6E32" w:rsidP="004A6E32">
      <w:pPr>
        <w:pStyle w:val="Default"/>
        <w:rPr>
          <w:rStyle w:val="IntenseEmphasis"/>
          <w:rFonts w:asciiTheme="majorHAnsi" w:hAnsiTheme="majorHAnsi"/>
          <w:sz w:val="20"/>
        </w:rPr>
      </w:pPr>
      <w:bookmarkStart w:id="150" w:name="_Hlk85616625"/>
      <w:r w:rsidRPr="00017730">
        <w:rPr>
          <w:rStyle w:val="IntenseEmphasis"/>
          <w:rFonts w:asciiTheme="majorHAnsi" w:hAnsiTheme="majorHAnsi"/>
          <w:sz w:val="20"/>
        </w:rPr>
        <w:t>TOTAL POINTS: 2</w:t>
      </w:r>
      <w:r w:rsidR="00310EE4">
        <w:rPr>
          <w:rStyle w:val="IntenseEmphasis"/>
          <w:rFonts w:asciiTheme="majorHAnsi" w:hAnsiTheme="majorHAnsi"/>
          <w:sz w:val="20"/>
        </w:rPr>
        <w:t>5</w:t>
      </w:r>
      <w:r w:rsidRPr="00017730">
        <w:rPr>
          <w:rStyle w:val="IntenseEmphasis"/>
          <w:rFonts w:asciiTheme="majorHAnsi" w:hAnsiTheme="majorHAnsi"/>
          <w:sz w:val="20"/>
        </w:rPr>
        <w:t xml:space="preserve">00 </w:t>
      </w:r>
    </w:p>
    <w:p w14:paraId="1CC5710F" w14:textId="57D545F3" w:rsidR="00FF49AB" w:rsidRDefault="00FF49AB" w:rsidP="001D5D4A">
      <w:r>
        <w:t xml:space="preserve">The Red team points will be divided into </w:t>
      </w:r>
      <w:r w:rsidR="007F199A">
        <w:t>two</w:t>
      </w:r>
      <w:r>
        <w:t xml:space="preserve"> categories: </w:t>
      </w:r>
      <w:r w:rsidRPr="00FF49AB">
        <w:rPr>
          <w:rStyle w:val="SubtleEmphasis"/>
        </w:rPr>
        <w:t>Assume Breach</w:t>
      </w:r>
      <w:r w:rsidR="00EC3454">
        <w:rPr>
          <w:rStyle w:val="SubtleEmphasis"/>
        </w:rPr>
        <w:t xml:space="preserve"> </w:t>
      </w:r>
      <w:r>
        <w:t xml:space="preserve">and </w:t>
      </w:r>
      <w:r w:rsidRPr="00FF49AB">
        <w:rPr>
          <w:rStyle w:val="SubtleEmphasis"/>
        </w:rPr>
        <w:t xml:space="preserve">External </w:t>
      </w:r>
      <w:proofErr w:type="spellStart"/>
      <w:r w:rsidRPr="00FF49AB">
        <w:rPr>
          <w:rStyle w:val="SubtleEmphasis"/>
        </w:rPr>
        <w:t>Pentesting</w:t>
      </w:r>
      <w:proofErr w:type="spellEnd"/>
      <w:r w:rsidRPr="00FF49AB">
        <w:rPr>
          <w:rStyle w:val="SubtleEmphasis"/>
        </w:rPr>
        <w:t>.</w:t>
      </w:r>
      <w:r>
        <w:t xml:space="preserve"> </w:t>
      </w:r>
    </w:p>
    <w:p w14:paraId="6A8A8AD7" w14:textId="4907C594" w:rsidR="00310EE4" w:rsidRPr="006F16C5" w:rsidRDefault="00310EE4" w:rsidP="003E2F13">
      <w:pPr>
        <w:pStyle w:val="Heading3"/>
        <w:rPr>
          <w:rStyle w:val="IntenseEmphasis"/>
          <w:b w:val="0"/>
          <w:bCs w:val="0"/>
          <w:caps/>
          <w:color w:val="auto"/>
          <w:spacing w:val="15"/>
        </w:rPr>
      </w:pPr>
      <w:bookmarkStart w:id="151" w:name="_Toc148092088"/>
      <w:r w:rsidRPr="006F16C5">
        <w:rPr>
          <w:rStyle w:val="IntenseEmphasis"/>
          <w:b w:val="0"/>
          <w:bCs w:val="0"/>
          <w:caps/>
          <w:color w:val="auto"/>
          <w:spacing w:val="15"/>
        </w:rPr>
        <w:t>Assume Breach</w:t>
      </w:r>
      <w:bookmarkEnd w:id="151"/>
    </w:p>
    <w:p w14:paraId="7969F3F4" w14:textId="1D24170A" w:rsidR="005E3E0E" w:rsidRDefault="00227CE7" w:rsidP="008B3A3C">
      <w:r>
        <w:t>T</w:t>
      </w:r>
      <w:r w:rsidRPr="00227CE7">
        <w:t xml:space="preserve">his year we will be using </w:t>
      </w:r>
      <w:r w:rsidRPr="00981FCB">
        <w:rPr>
          <w:rStyle w:val="IntenseEmphasis"/>
        </w:rPr>
        <w:t>Assume Breach</w:t>
      </w:r>
      <w:r w:rsidRPr="00227CE7">
        <w:t xml:space="preserve"> </w:t>
      </w:r>
      <w:r w:rsidR="00FF49AB">
        <w:t xml:space="preserve">for part </w:t>
      </w:r>
      <w:r w:rsidRPr="00227CE7">
        <w:t xml:space="preserve">of </w:t>
      </w:r>
      <w:r w:rsidR="00FF49AB">
        <w:t xml:space="preserve">your </w:t>
      </w:r>
      <w:r w:rsidR="00E25D62">
        <w:t>R</w:t>
      </w:r>
      <w:r w:rsidRPr="00227CE7">
        <w:t>ed team</w:t>
      </w:r>
      <w:r w:rsidR="00FF49AB">
        <w:t xml:space="preserve"> score</w:t>
      </w:r>
      <w:r w:rsidRPr="00227CE7">
        <w:t>.</w:t>
      </w:r>
      <w:r>
        <w:t xml:space="preserve"> </w:t>
      </w:r>
      <w:r w:rsidR="00310EE4">
        <w:t xml:space="preserve">This will be worth </w:t>
      </w:r>
      <w:r w:rsidR="00EB7451">
        <w:rPr>
          <w:rStyle w:val="Emphasis"/>
        </w:rPr>
        <w:t>1</w:t>
      </w:r>
      <w:r w:rsidR="007F199A">
        <w:rPr>
          <w:rStyle w:val="Emphasis"/>
        </w:rPr>
        <w:t>0</w:t>
      </w:r>
      <w:r w:rsidR="00310EE4" w:rsidRPr="00236A8B">
        <w:rPr>
          <w:rStyle w:val="Emphasis"/>
        </w:rPr>
        <w:t>00 points</w:t>
      </w:r>
      <w:r w:rsidR="00310EE4">
        <w:t xml:space="preserve">. </w:t>
      </w:r>
      <w:r w:rsidR="005E3E0E" w:rsidRPr="005E3E0E">
        <w:t xml:space="preserve">The purpose of </w:t>
      </w:r>
      <w:r w:rsidR="005E3E0E">
        <w:t>the assume breach model</w:t>
      </w:r>
      <w:r w:rsidR="005E3E0E" w:rsidRPr="005E3E0E">
        <w:t xml:space="preserve"> is for you</w:t>
      </w:r>
      <w:r w:rsidR="005E3E0E">
        <w:t>r team</w:t>
      </w:r>
      <w:r w:rsidR="005E3E0E" w:rsidRPr="005E3E0E">
        <w:t xml:space="preserve"> to investigate and accurately report back incident details after experiencing a successful execution of an attack chain</w:t>
      </w:r>
      <w:r w:rsidR="00FF49AB">
        <w:t xml:space="preserve">. </w:t>
      </w:r>
    </w:p>
    <w:p w14:paraId="73C80034" w14:textId="3C69DF55" w:rsidR="00FF49AB" w:rsidRDefault="00FF49AB" w:rsidP="00FF49AB">
      <w:r>
        <w:t xml:space="preserve">The Assumed Breach Red team scoring will be communicated through a score chat between a Red team member and the Blue team. </w:t>
      </w:r>
      <w:r>
        <w:rPr>
          <w:color w:val="201F1E"/>
        </w:rPr>
        <w:t xml:space="preserve">The score chat is for the purpose of assigning points and verifying solutions. Social engineering and "phishing" </w:t>
      </w:r>
      <w:r w:rsidRPr="004D6408">
        <w:rPr>
          <w:rStyle w:val="Emphasis"/>
        </w:rPr>
        <w:t>are not allowed</w:t>
      </w:r>
      <w:r>
        <w:rPr>
          <w:color w:val="201F1E"/>
        </w:rPr>
        <w:t xml:space="preserve"> in the score chat.</w:t>
      </w:r>
    </w:p>
    <w:p w14:paraId="7546560E" w14:textId="13370ED9" w:rsidR="00FF49AB" w:rsidRPr="00FF49AB" w:rsidRDefault="00FF49AB" w:rsidP="008B3A3C">
      <w:pPr>
        <w:rPr>
          <w:color w:val="201F1E"/>
        </w:rPr>
      </w:pPr>
      <w:r>
        <w:t xml:space="preserve">It is required to check-in with a Red team member on the score chat </w:t>
      </w:r>
      <w:r w:rsidRPr="00204F87">
        <w:t xml:space="preserve">on </w:t>
      </w:r>
      <w:r w:rsidRPr="00306477">
        <w:t xml:space="preserve">Friday, November </w:t>
      </w:r>
      <w:r w:rsidR="0008755C" w:rsidRPr="00306477">
        <w:t xml:space="preserve">8 </w:t>
      </w:r>
      <w:r w:rsidRPr="00306477">
        <w:t>(11-</w:t>
      </w:r>
      <w:r w:rsidR="00057646" w:rsidRPr="00306477">
        <w:t>8</w:t>
      </w:r>
      <w:r w:rsidRPr="00306477">
        <w:t>pm CT</w:t>
      </w:r>
      <w:r w:rsidRPr="00204F87">
        <w:t xml:space="preserve">). You can sign up for your </w:t>
      </w:r>
      <w:r w:rsidR="00057646" w:rsidRPr="004E2EED">
        <w:rPr>
          <w:b/>
          <w:bCs/>
          <w:rPrChange w:id="152" w:author="Theel, Amanda L." w:date="2024-10-17T11:34:00Z" w16du:dateUtc="2024-10-17T16:34:00Z">
            <w:rPr/>
          </w:rPrChange>
        </w:rPr>
        <w:t>1</w:t>
      </w:r>
      <w:r w:rsidRPr="004E2EED">
        <w:rPr>
          <w:b/>
          <w:bCs/>
          <w:rPrChange w:id="153" w:author="Theel, Amanda L." w:date="2024-10-17T11:34:00Z" w16du:dateUtc="2024-10-17T16:34:00Z">
            <w:rPr/>
          </w:rPrChange>
        </w:rPr>
        <w:t xml:space="preserve">5-minute slot </w:t>
      </w:r>
      <w:r w:rsidRPr="004E2EED">
        <w:rPr>
          <w:b/>
          <w:bCs/>
          <w:rPrChange w:id="154" w:author="Theel, Amanda L." w:date="2024-10-17T11:34:00Z" w16du:dateUtc="2024-10-17T16:34:00Z">
            <w:rPr/>
          </w:rPrChange>
        </w:rPr>
        <w:fldChar w:fldCharType="begin"/>
      </w:r>
      <w:ins w:id="155" w:author="Theel, Amanda L." w:date="2024-10-10T13:25:00Z" w16du:dateUtc="2024-10-10T18:25:00Z">
        <w:r w:rsidR="002C6974" w:rsidRPr="004E2EED">
          <w:rPr>
            <w:b/>
            <w:bCs/>
            <w:rPrChange w:id="156" w:author="Theel, Amanda L." w:date="2024-10-17T11:34:00Z" w16du:dateUtc="2024-10-17T16:34:00Z">
              <w:rPr/>
            </w:rPrChange>
          </w:rPr>
          <w:instrText>HYPERLINK "https://calendly.com/cyberforcecompetition/2024-cyberforce-red-blue-check-in"</w:instrText>
        </w:r>
      </w:ins>
      <w:del w:id="157" w:author="Theel, Amanda L." w:date="2024-10-10T13:25:00Z" w16du:dateUtc="2024-10-10T18:25:00Z">
        <w:r w:rsidRPr="004E2EED" w:rsidDel="002C6974">
          <w:rPr>
            <w:b/>
            <w:bCs/>
            <w:rPrChange w:id="158" w:author="Theel, Amanda L." w:date="2024-10-17T11:34:00Z" w16du:dateUtc="2024-10-17T16:34:00Z">
              <w:rPr/>
            </w:rPrChange>
          </w:rPr>
          <w:delInstrText>HYPERLINK "https://calendly.com/cyberforcecompetition/2023-cyberforce-competition-red-blue-check-in"</w:delInstrText>
        </w:r>
      </w:del>
      <w:r w:rsidRPr="00490C8F">
        <w:rPr>
          <w:b/>
          <w:bCs/>
        </w:rPr>
      </w:r>
      <w:r w:rsidRPr="004E2EED">
        <w:rPr>
          <w:b/>
          <w:bCs/>
          <w:rPrChange w:id="159" w:author="Theel, Amanda L." w:date="2024-10-17T11:34:00Z" w16du:dateUtc="2024-10-17T16:34:00Z">
            <w:rPr>
              <w:rStyle w:val="Hyperlink"/>
            </w:rPr>
          </w:rPrChange>
        </w:rPr>
        <w:fldChar w:fldCharType="separate"/>
      </w:r>
      <w:r w:rsidRPr="004E2EED">
        <w:rPr>
          <w:rStyle w:val="Hyperlink"/>
          <w:b/>
          <w:bCs/>
          <w:rPrChange w:id="160" w:author="Theel, Amanda L." w:date="2024-10-17T11:34:00Z" w16du:dateUtc="2024-10-17T16:34:00Z">
            <w:rPr>
              <w:rStyle w:val="Hyperlink"/>
            </w:rPr>
          </w:rPrChange>
        </w:rPr>
        <w:t>HERE</w:t>
      </w:r>
      <w:r w:rsidRPr="004E2EED">
        <w:rPr>
          <w:rStyle w:val="Hyperlink"/>
          <w:b/>
          <w:bCs/>
          <w:rPrChange w:id="161" w:author="Theel, Amanda L." w:date="2024-10-17T11:34:00Z" w16du:dateUtc="2024-10-17T16:34:00Z">
            <w:rPr>
              <w:rStyle w:val="Hyperlink"/>
            </w:rPr>
          </w:rPrChange>
        </w:rPr>
        <w:fldChar w:fldCharType="end"/>
      </w:r>
      <w:r w:rsidRPr="00204F87">
        <w:t xml:space="preserve">. NOTE: there are only limited slots per </w:t>
      </w:r>
      <w:ins w:id="162" w:author="Theel, Amanda L." w:date="2024-10-10T13:25:00Z" w16du:dateUtc="2024-10-10T18:25:00Z">
        <w:r w:rsidR="002C6974">
          <w:t>1</w:t>
        </w:r>
      </w:ins>
      <w:r w:rsidRPr="00204F87">
        <w:t>5-minutes, so be mindful to register your team</w:t>
      </w:r>
      <w:ins w:id="163" w:author="Theel, Amanda L." w:date="2024-10-17T11:34:00Z" w16du:dateUtc="2024-10-17T16:34:00Z">
        <w:r w:rsidR="004E2EED">
          <w:t xml:space="preserve"> early</w:t>
        </w:r>
      </w:ins>
      <w:r w:rsidRPr="00204F87">
        <w:t xml:space="preserve">. Only </w:t>
      </w:r>
      <w:r w:rsidR="00924FDF" w:rsidRPr="00204F87">
        <w:rPr>
          <w:u w:val="single"/>
        </w:rPr>
        <w:t>1 person</w:t>
      </w:r>
      <w:r w:rsidRPr="00204F87">
        <w:t xml:space="preserve"> per team needs to check in but it should ideally be the person who will likely be the team member handling the Red team communication. Rules will be communicated</w:t>
      </w:r>
      <w:r>
        <w:t xml:space="preserve"> there.</w:t>
      </w:r>
      <w:r w:rsidRPr="610507CE">
        <w:rPr>
          <w:rStyle w:val="IntenseEmphasis"/>
          <w:b w:val="0"/>
          <w:bCs w:val="0"/>
          <w:caps w:val="0"/>
          <w:color w:val="201F1E"/>
          <w:spacing w:val="0"/>
        </w:rPr>
        <w:t xml:space="preserve"> </w:t>
      </w:r>
    </w:p>
    <w:p w14:paraId="2D81F51E" w14:textId="6DA69514" w:rsidR="005E3E0E" w:rsidRDefault="6963808E" w:rsidP="005E3E0E">
      <w:pPr>
        <w:pStyle w:val="ListParagraph"/>
        <w:numPr>
          <w:ilvl w:val="0"/>
          <w:numId w:val="6"/>
        </w:numPr>
      </w:pPr>
      <w:r>
        <w:t>All Red Team scoring will be explicitly communicated through a chat bot VM between the score keeper and the Blue team.</w:t>
      </w:r>
    </w:p>
    <w:p w14:paraId="4DB22122" w14:textId="2C5EE4F0" w:rsidR="005E3E0E" w:rsidRPr="00FF49AB" w:rsidRDefault="005E3E0E" w:rsidP="005E3E0E">
      <w:pPr>
        <w:pStyle w:val="ListParagraph"/>
        <w:numPr>
          <w:ilvl w:val="0"/>
          <w:numId w:val="6"/>
        </w:numPr>
        <w:rPr>
          <w:rStyle w:val="Strong"/>
        </w:rPr>
      </w:pPr>
      <w:r w:rsidRPr="00FF49AB">
        <w:rPr>
          <w:rStyle w:val="Strong"/>
        </w:rPr>
        <w:t xml:space="preserve">You are NOT allowed to make any changes to the following assumed breach VMs: </w:t>
      </w:r>
    </w:p>
    <w:p w14:paraId="3CC0DC58" w14:textId="7BD68759" w:rsidR="005E3E0E" w:rsidRPr="0038124A" w:rsidRDefault="666EBAA4" w:rsidP="005E3E0E">
      <w:pPr>
        <w:pStyle w:val="ListParagraph"/>
        <w:numPr>
          <w:ilvl w:val="1"/>
          <w:numId w:val="6"/>
        </w:numPr>
      </w:pPr>
      <w:r w:rsidRPr="0038124A">
        <w:t xml:space="preserve">ICS </w:t>
      </w:r>
      <w:del w:id="164" w:author="Theel, Amanda L." w:date="2024-10-15T11:08:00Z" w16du:dateUtc="2024-10-15T16:08:00Z">
        <w:r w:rsidRPr="0038124A" w:rsidDel="00D179E4">
          <w:delText xml:space="preserve">CnC </w:delText>
        </w:r>
      </w:del>
      <w:ins w:id="165" w:author="Theel, Amanda L." w:date="2024-10-15T11:17:00Z" w16du:dateUtc="2024-10-15T16:17:00Z">
        <w:r w:rsidR="00BC2C6A">
          <w:t>CNC</w:t>
        </w:r>
      </w:ins>
      <w:ins w:id="166" w:author="Theel, Amanda L." w:date="2024-10-15T11:08:00Z" w16du:dateUtc="2024-10-15T16:08:00Z">
        <w:r w:rsidR="00D179E4" w:rsidRPr="0038124A">
          <w:t xml:space="preserve"> </w:t>
        </w:r>
      </w:ins>
      <w:r w:rsidRPr="0038124A">
        <w:t>(Windows Server 2016) - 10.</w:t>
      </w:r>
      <w:proofErr w:type="gramStart"/>
      <w:r w:rsidRPr="0038124A">
        <w:t>0.x.</w:t>
      </w:r>
      <w:proofErr w:type="gramEnd"/>
      <w:r w:rsidR="008F6E96" w:rsidRPr="0038124A">
        <w:t>141</w:t>
      </w:r>
      <w:r w:rsidRPr="0038124A">
        <w:t xml:space="preserve"> &lt;</w:t>
      </w:r>
      <w:proofErr w:type="spellStart"/>
      <w:del w:id="167" w:author="Theel, Amanda L." w:date="2024-10-15T11:09:00Z" w16du:dateUtc="2024-10-15T16:09:00Z">
        <w:r w:rsidRPr="0038124A" w:rsidDel="00D179E4">
          <w:delText>cnc</w:delText>
        </w:r>
      </w:del>
      <w:ins w:id="168" w:author="Theel, Amanda L." w:date="2024-10-15T11:16:00Z" w16du:dateUtc="2024-10-15T16:16:00Z">
        <w:r w:rsidR="00BC2C6A">
          <w:t>cnc</w:t>
        </w:r>
      </w:ins>
      <w:r w:rsidRPr="0038124A">
        <w:t>.bluexxxx.cfc.local</w:t>
      </w:r>
      <w:proofErr w:type="spellEnd"/>
      <w:r w:rsidRPr="0038124A">
        <w:t>&gt;</w:t>
      </w:r>
      <w:del w:id="169" w:author="Theel, Amanda L." w:date="2024-10-15T11:07:00Z" w16du:dateUtc="2024-10-15T16:07:00Z">
        <w:r w:rsidRPr="0038124A" w:rsidDel="00D179E4">
          <w:delText>.</w:delText>
        </w:r>
      </w:del>
      <w:r w:rsidRPr="0038124A">
        <w:t xml:space="preserve">, </w:t>
      </w:r>
    </w:p>
    <w:p w14:paraId="0A207FC3" w14:textId="4DDF7A34" w:rsidR="005E3E0E" w:rsidRPr="0038124A" w:rsidRDefault="666EBAA4" w:rsidP="005E3E0E">
      <w:pPr>
        <w:pStyle w:val="ListParagraph"/>
        <w:numPr>
          <w:ilvl w:val="1"/>
          <w:numId w:val="6"/>
        </w:numPr>
      </w:pPr>
      <w:r w:rsidRPr="0038124A">
        <w:t xml:space="preserve">ICS PLC (Ubuntu </w:t>
      </w:r>
      <w:del w:id="170" w:author="Theel, Amanda L." w:date="2024-10-15T11:09:00Z" w16du:dateUtc="2024-10-15T16:09:00Z">
        <w:r w:rsidRPr="0038124A" w:rsidDel="00D179E4">
          <w:delText>18</w:delText>
        </w:r>
      </w:del>
      <w:ins w:id="171" w:author="Theel, Amanda L." w:date="2024-10-15T11:09:00Z" w16du:dateUtc="2024-10-15T16:09:00Z">
        <w:r w:rsidR="00D179E4">
          <w:t>22</w:t>
        </w:r>
      </w:ins>
      <w:r w:rsidRPr="0038124A">
        <w:t>.04) - 10.</w:t>
      </w:r>
      <w:proofErr w:type="gramStart"/>
      <w:r w:rsidRPr="0038124A">
        <w:t>0.x.</w:t>
      </w:r>
      <w:proofErr w:type="gramEnd"/>
      <w:r w:rsidR="008F6E96" w:rsidRPr="0038124A">
        <w:t>140</w:t>
      </w:r>
      <w:r w:rsidRPr="0038124A">
        <w:t xml:space="preserve"> &lt;</w:t>
      </w:r>
      <w:proofErr w:type="spellStart"/>
      <w:r w:rsidRPr="0038124A">
        <w:t>plc.bluexxxx.cfc.local</w:t>
      </w:r>
      <w:proofErr w:type="spellEnd"/>
      <w:r w:rsidRPr="0038124A">
        <w:t xml:space="preserve">&gt;, and </w:t>
      </w:r>
    </w:p>
    <w:p w14:paraId="392A9472" w14:textId="4A01BEC0" w:rsidR="005E3E0E" w:rsidRPr="0038124A" w:rsidRDefault="666EBAA4" w:rsidP="666EBAA4">
      <w:pPr>
        <w:pStyle w:val="ListParagraph"/>
        <w:numPr>
          <w:ilvl w:val="1"/>
          <w:numId w:val="6"/>
        </w:numPr>
      </w:pPr>
      <w:r w:rsidRPr="0038124A">
        <w:t>Web Server (CentOS 7) - 10.</w:t>
      </w:r>
      <w:proofErr w:type="gramStart"/>
      <w:r w:rsidRPr="0038124A">
        <w:t>0.x.</w:t>
      </w:r>
      <w:proofErr w:type="gramEnd"/>
      <w:r w:rsidR="008F6E96" w:rsidRPr="0038124A">
        <w:t>142</w:t>
      </w:r>
      <w:r w:rsidRPr="0038124A">
        <w:t xml:space="preserve"> &lt;</w:t>
      </w:r>
      <w:proofErr w:type="spellStart"/>
      <w:r w:rsidRPr="0038124A">
        <w:t>web.bluexxxx.cfc.local</w:t>
      </w:r>
      <w:proofErr w:type="spellEnd"/>
      <w:r w:rsidRPr="0038124A">
        <w:t>&gt;</w:t>
      </w:r>
      <w:ins w:id="172" w:author="Theel, Amanda L." w:date="2024-10-15T11:09:00Z" w16du:dateUtc="2024-10-15T16:09:00Z">
        <w:r w:rsidR="00D179E4">
          <w:t>.</w:t>
        </w:r>
      </w:ins>
    </w:p>
    <w:p w14:paraId="39A2465D" w14:textId="17259393" w:rsidR="005E3E0E" w:rsidRDefault="005E3E0E" w:rsidP="005E3E0E">
      <w:pPr>
        <w:pStyle w:val="ListParagraph"/>
        <w:numPr>
          <w:ilvl w:val="0"/>
          <w:numId w:val="6"/>
        </w:numPr>
      </w:pPr>
      <w:r>
        <w:t xml:space="preserve">These VMs will be used to run attack chains that allow you to score points based on instructions provided to you by the Red team. </w:t>
      </w:r>
      <w:r w:rsidRPr="005E3E0E">
        <w:t>If an attack chain is not successfully executed on your VMs, you will lose the opportunity to score points</w:t>
      </w:r>
      <w:r>
        <w:t>.</w:t>
      </w:r>
    </w:p>
    <w:p w14:paraId="179B2747" w14:textId="5719C8A3" w:rsidR="005E3E0E" w:rsidDel="00490C8F" w:rsidRDefault="00490C8F" w:rsidP="00675EBD">
      <w:pPr>
        <w:pStyle w:val="ListParagraph"/>
        <w:numPr>
          <w:ilvl w:val="0"/>
          <w:numId w:val="6"/>
        </w:numPr>
        <w:rPr>
          <w:del w:id="173" w:author="Theel, Amanda L." w:date="2024-10-18T11:37:00Z" w16du:dateUtc="2024-10-18T16:37:00Z"/>
        </w:rPr>
      </w:pPr>
      <w:ins w:id="174" w:author="Theel, Amanda L." w:date="2024-10-18T11:37:00Z" w16du:dateUtc="2024-10-18T16:37:00Z">
        <w:r w:rsidRPr="00490C8F">
          <w:t xml:space="preserve">You will only be given points by the score keeper after you report into the score chat details on the attack chain and notify the score keeper you are ready to be scored. Once you have been scored, the team will be provided a flag to insert into the Red Assume Breach Attack # space, within the scoreboard, for scoring. It is your team’s responsibility to input the flag. </w:t>
        </w:r>
      </w:ins>
      <w:del w:id="175" w:author="Theel, Amanda L." w:date="2024-10-18T11:37:00Z" w16du:dateUtc="2024-10-18T16:37:00Z">
        <w:r w:rsidR="005E3E0E" w:rsidRPr="005E3E0E" w:rsidDel="00490C8F">
          <w:delText>You will only be given points by the score keeper after you report into the score chat details on the attack chain and notify the score keeper you are ready to be scored</w:delText>
        </w:r>
        <w:r w:rsidR="005E3E0E" w:rsidDel="00490C8F">
          <w:delText>.</w:delText>
        </w:r>
      </w:del>
    </w:p>
    <w:p w14:paraId="6F7DB9E7" w14:textId="77777777" w:rsidR="00490C8F" w:rsidRDefault="00490C8F" w:rsidP="005E3E0E">
      <w:pPr>
        <w:pStyle w:val="ListParagraph"/>
        <w:numPr>
          <w:ilvl w:val="0"/>
          <w:numId w:val="6"/>
        </w:numPr>
        <w:rPr>
          <w:ins w:id="176" w:author="Theel, Amanda L." w:date="2024-10-18T11:37:00Z" w16du:dateUtc="2024-10-18T16:37:00Z"/>
        </w:rPr>
      </w:pPr>
    </w:p>
    <w:p w14:paraId="02565B8E" w14:textId="78F850C6" w:rsidR="00BE68D7" w:rsidRDefault="00BE68D7" w:rsidP="00675EBD">
      <w:pPr>
        <w:pStyle w:val="ListParagraph"/>
        <w:numPr>
          <w:ilvl w:val="0"/>
          <w:numId w:val="6"/>
        </w:numPr>
      </w:pPr>
      <w:r>
        <w:t>Follow the instructions given by the score keeper. For some attack chains, the score keeper will instruct you to make specific mitigation changes. In these instances, you’re allowed to make changes to the VMs as instructed by the score keeper.</w:t>
      </w:r>
    </w:p>
    <w:p w14:paraId="693FA4D4" w14:textId="4B6596E2" w:rsidR="00BE68D7" w:rsidRPr="00016216" w:rsidRDefault="00BE68D7" w:rsidP="00675EBD">
      <w:pPr>
        <w:pStyle w:val="ListParagraph"/>
        <w:numPr>
          <w:ilvl w:val="0"/>
          <w:numId w:val="6"/>
        </w:numPr>
      </w:pPr>
      <w:r w:rsidRPr="00016216">
        <w:t xml:space="preserve">The time limit for each attack chain is 1 hour. When the time limit is reached, the score keeper will give you a walkthrough of the attack chain. You can potentially score partial points by following </w:t>
      </w:r>
      <w:r w:rsidRPr="00016216">
        <w:lastRenderedPageBreak/>
        <w:t>instructions given by the score keeper to improve and demonstrate your understanding of the attack chain.</w:t>
      </w:r>
    </w:p>
    <w:p w14:paraId="03FB39AE" w14:textId="4D46B75E" w:rsidR="00BE68D7" w:rsidRPr="00016216" w:rsidRDefault="00BE68D7" w:rsidP="00BE68D7">
      <w:pPr>
        <w:pStyle w:val="ListParagraph"/>
        <w:numPr>
          <w:ilvl w:val="0"/>
          <w:numId w:val="6"/>
        </w:numPr>
      </w:pPr>
      <w:r w:rsidRPr="00016216">
        <w:t>You can ask the score keeper to begin scoring your response as soon as you are ready, and do not have to wait for the time limit to expire.</w:t>
      </w:r>
    </w:p>
    <w:p w14:paraId="135A4168" w14:textId="56D68BBC" w:rsidR="00BE68D7" w:rsidRPr="00016216" w:rsidRDefault="00FC1BCA" w:rsidP="00BE68D7">
      <w:pPr>
        <w:pStyle w:val="ListParagraph"/>
        <w:numPr>
          <w:ilvl w:val="0"/>
          <w:numId w:val="6"/>
        </w:numPr>
      </w:pPr>
      <w:r w:rsidRPr="00016216">
        <w:t xml:space="preserve">Attack chains will be provided on a timed schedule, so more than one attack chain may be going at once. </w:t>
      </w:r>
    </w:p>
    <w:p w14:paraId="154C9832" w14:textId="30F2776D" w:rsidR="00310EE4" w:rsidRDefault="666EBAA4" w:rsidP="00310EE4">
      <w:pPr>
        <w:pStyle w:val="Heading3"/>
      </w:pPr>
      <w:bookmarkStart w:id="177" w:name="_Toc148092089"/>
      <w:r>
        <w:t>External Pentesting (Traditional)</w:t>
      </w:r>
      <w:bookmarkEnd w:id="177"/>
    </w:p>
    <w:p w14:paraId="32043374" w14:textId="38D18EC8" w:rsidR="00516557" w:rsidRDefault="666EBAA4" w:rsidP="00310EE4">
      <w:r>
        <w:t xml:space="preserve">This portion of the Red team score will be worth </w:t>
      </w:r>
      <w:r w:rsidRPr="666EBAA4">
        <w:rPr>
          <w:rStyle w:val="Emphasis"/>
        </w:rPr>
        <w:t>1500 points</w:t>
      </w:r>
      <w:r>
        <w:t xml:space="preserve">. This will be done via automated scripted checks as well as multiple traditional “whack-a-mole” style penetration testing sessions. </w:t>
      </w:r>
    </w:p>
    <w:p w14:paraId="5DAD5046" w14:textId="5907E899" w:rsidR="004410AF" w:rsidRDefault="004410AF" w:rsidP="00041F11">
      <w:pPr>
        <w:pStyle w:val="ListParagraph"/>
        <w:numPr>
          <w:ilvl w:val="0"/>
          <w:numId w:val="6"/>
        </w:numPr>
        <w:rPr>
          <w:rStyle w:val="IntenseEmphasis"/>
          <w:b w:val="0"/>
          <w:bCs w:val="0"/>
          <w:caps w:val="0"/>
          <w:color w:val="auto"/>
          <w:spacing w:val="0"/>
        </w:rPr>
      </w:pPr>
      <w:r>
        <w:rPr>
          <w:rStyle w:val="IntenseEmphasis"/>
          <w:b w:val="0"/>
          <w:bCs w:val="0"/>
          <w:caps w:val="0"/>
          <w:color w:val="auto"/>
          <w:spacing w:val="0"/>
        </w:rPr>
        <w:t>The traditional infrastructure boxes are</w:t>
      </w:r>
    </w:p>
    <w:p w14:paraId="1F732CF3" w14:textId="7887C3C9" w:rsidR="004410AF" w:rsidRPr="00EB7428" w:rsidRDefault="004410AF" w:rsidP="666EBAA4">
      <w:pPr>
        <w:pStyle w:val="ListParagraph"/>
        <w:numPr>
          <w:ilvl w:val="1"/>
          <w:numId w:val="6"/>
        </w:numPr>
      </w:pPr>
      <w:r w:rsidRPr="00EB7428">
        <w:rPr>
          <w:rStyle w:val="IntenseEmphasis"/>
          <w:b w:val="0"/>
          <w:bCs w:val="0"/>
          <w:caps w:val="0"/>
          <w:color w:val="auto"/>
          <w:spacing w:val="0"/>
        </w:rPr>
        <w:t>Task Box (Windows Server 2022) – 10.</w:t>
      </w:r>
      <w:proofErr w:type="gramStart"/>
      <w:r w:rsidRPr="00EB7428">
        <w:rPr>
          <w:rStyle w:val="IntenseEmphasis"/>
          <w:b w:val="0"/>
          <w:bCs w:val="0"/>
          <w:caps w:val="0"/>
          <w:color w:val="auto"/>
          <w:spacing w:val="0"/>
        </w:rPr>
        <w:t>0.x.</w:t>
      </w:r>
      <w:proofErr w:type="gramEnd"/>
      <w:r w:rsidR="008F6E96" w:rsidRPr="00EB7428">
        <w:rPr>
          <w:rStyle w:val="IntenseEmphasis"/>
          <w:b w:val="0"/>
          <w:bCs w:val="0"/>
          <w:caps w:val="0"/>
          <w:color w:val="auto"/>
          <w:spacing w:val="0"/>
        </w:rPr>
        <w:t>144</w:t>
      </w:r>
      <w:r w:rsidRPr="00EB7428">
        <w:rPr>
          <w:rStyle w:val="IntenseEmphasis"/>
          <w:b w:val="0"/>
          <w:bCs w:val="0"/>
          <w:caps w:val="0"/>
          <w:color w:val="auto"/>
          <w:spacing w:val="0"/>
        </w:rPr>
        <w:t xml:space="preserve"> </w:t>
      </w:r>
      <w:r w:rsidR="666EBAA4" w:rsidRPr="00EB7428">
        <w:t>&lt;</w:t>
      </w:r>
      <w:proofErr w:type="spellStart"/>
      <w:r w:rsidR="666EBAA4" w:rsidRPr="00EB7428">
        <w:t>task.bluexxxx.cfc.local</w:t>
      </w:r>
      <w:proofErr w:type="spellEnd"/>
      <w:r w:rsidR="666EBAA4" w:rsidRPr="00EB7428">
        <w:t>&gt;</w:t>
      </w:r>
    </w:p>
    <w:p w14:paraId="11B1B106" w14:textId="30D64FC8" w:rsidR="004410AF" w:rsidRPr="00EB7428" w:rsidRDefault="004410AF" w:rsidP="666EBAA4">
      <w:pPr>
        <w:pStyle w:val="ListParagraph"/>
        <w:numPr>
          <w:ilvl w:val="1"/>
          <w:numId w:val="6"/>
        </w:numPr>
      </w:pPr>
      <w:r w:rsidRPr="00EB7428">
        <w:rPr>
          <w:rStyle w:val="IntenseEmphasis"/>
          <w:b w:val="0"/>
          <w:bCs w:val="0"/>
          <w:caps w:val="0"/>
          <w:color w:val="auto"/>
          <w:spacing w:val="0"/>
        </w:rPr>
        <w:t>Public DB (</w:t>
      </w:r>
      <w:r w:rsidR="001F42FB" w:rsidRPr="00EB7428">
        <w:rPr>
          <w:rStyle w:val="IntenseEmphasis"/>
          <w:b w:val="0"/>
          <w:bCs w:val="0"/>
          <w:caps w:val="0"/>
          <w:color w:val="auto"/>
          <w:spacing w:val="0"/>
        </w:rPr>
        <w:t>openSUSE</w:t>
      </w:r>
      <w:r w:rsidRPr="00EB7428">
        <w:rPr>
          <w:rStyle w:val="IntenseEmphasis"/>
          <w:b w:val="0"/>
          <w:bCs w:val="0"/>
          <w:caps w:val="0"/>
          <w:color w:val="auto"/>
          <w:spacing w:val="0"/>
        </w:rPr>
        <w:t xml:space="preserve"> 15) – 10.</w:t>
      </w:r>
      <w:proofErr w:type="gramStart"/>
      <w:r w:rsidRPr="00EB7428">
        <w:rPr>
          <w:rStyle w:val="IntenseEmphasis"/>
          <w:b w:val="0"/>
          <w:bCs w:val="0"/>
          <w:caps w:val="0"/>
          <w:color w:val="auto"/>
          <w:spacing w:val="0"/>
        </w:rPr>
        <w:t>0.x.</w:t>
      </w:r>
      <w:proofErr w:type="gramEnd"/>
      <w:r w:rsidR="008F6E96" w:rsidRPr="00EB7428">
        <w:rPr>
          <w:rStyle w:val="IntenseEmphasis"/>
          <w:b w:val="0"/>
          <w:bCs w:val="0"/>
          <w:caps w:val="0"/>
          <w:color w:val="auto"/>
          <w:spacing w:val="0"/>
        </w:rPr>
        <w:t>143</w:t>
      </w:r>
      <w:r w:rsidRPr="00EB7428">
        <w:rPr>
          <w:rStyle w:val="IntenseEmphasis"/>
          <w:b w:val="0"/>
          <w:bCs w:val="0"/>
          <w:caps w:val="0"/>
          <w:color w:val="auto"/>
          <w:spacing w:val="0"/>
        </w:rPr>
        <w:t xml:space="preserve"> </w:t>
      </w:r>
      <w:r w:rsidR="666EBAA4" w:rsidRPr="00EB7428">
        <w:t>&lt;</w:t>
      </w:r>
      <w:proofErr w:type="spellStart"/>
      <w:r w:rsidR="666EBAA4" w:rsidRPr="00EB7428">
        <w:t>db.bluexxxx.cfc.local</w:t>
      </w:r>
      <w:proofErr w:type="spellEnd"/>
      <w:r w:rsidR="666EBAA4" w:rsidRPr="00EB7428">
        <w:t>&gt;</w:t>
      </w:r>
    </w:p>
    <w:p w14:paraId="5DA188A0" w14:textId="7238BBD0" w:rsidR="666EBAA4" w:rsidRPr="00EB7428" w:rsidRDefault="666EBAA4" w:rsidP="666EBAA4">
      <w:pPr>
        <w:pStyle w:val="ListParagraph"/>
        <w:numPr>
          <w:ilvl w:val="1"/>
          <w:numId w:val="6"/>
        </w:numPr>
      </w:pPr>
      <w:r w:rsidRPr="00EB7428">
        <w:rPr>
          <w:rStyle w:val="IntenseEmphasis"/>
          <w:b w:val="0"/>
          <w:bCs w:val="0"/>
          <w:caps w:val="0"/>
          <w:color w:val="auto"/>
        </w:rPr>
        <w:t>DNS (</w:t>
      </w:r>
      <w:r w:rsidRPr="00BC2C6A">
        <w:rPr>
          <w:rStyle w:val="IntenseEmphasis"/>
          <w:b w:val="0"/>
          <w:bCs w:val="0"/>
          <w:caps w:val="0"/>
          <w:color w:val="auto"/>
          <w:spacing w:val="0"/>
          <w:rPrChange w:id="178" w:author="Theel, Amanda L." w:date="2024-10-15T11:19:00Z" w16du:dateUtc="2024-10-15T16:19:00Z">
            <w:rPr>
              <w:rStyle w:val="IntenseEmphasis"/>
              <w:b w:val="0"/>
              <w:bCs w:val="0"/>
              <w:caps w:val="0"/>
              <w:color w:val="auto"/>
            </w:rPr>
          </w:rPrChange>
        </w:rPr>
        <w:t>Windows Server 2019</w:t>
      </w:r>
      <w:r w:rsidRPr="00EB7428">
        <w:rPr>
          <w:rStyle w:val="IntenseEmphasis"/>
          <w:b w:val="0"/>
          <w:bCs w:val="0"/>
          <w:caps w:val="0"/>
          <w:color w:val="auto"/>
        </w:rPr>
        <w:t xml:space="preserve">) - </w:t>
      </w:r>
      <w:r w:rsidRPr="00BC2C6A">
        <w:rPr>
          <w:rStyle w:val="IntenseEmphasis"/>
          <w:b w:val="0"/>
          <w:bCs w:val="0"/>
          <w:caps w:val="0"/>
          <w:color w:val="auto"/>
          <w:spacing w:val="0"/>
          <w:rPrChange w:id="179" w:author="Theel, Amanda L." w:date="2024-10-15T11:19:00Z" w16du:dateUtc="2024-10-15T16:19:00Z">
            <w:rPr>
              <w:rStyle w:val="IntenseEmphasis"/>
              <w:b w:val="0"/>
              <w:bCs w:val="0"/>
              <w:caps w:val="0"/>
              <w:color w:val="auto"/>
            </w:rPr>
          </w:rPrChange>
        </w:rPr>
        <w:t>10.</w:t>
      </w:r>
      <w:proofErr w:type="gramStart"/>
      <w:r w:rsidRPr="00BC2C6A">
        <w:rPr>
          <w:rStyle w:val="IntenseEmphasis"/>
          <w:b w:val="0"/>
          <w:bCs w:val="0"/>
          <w:caps w:val="0"/>
          <w:color w:val="auto"/>
          <w:spacing w:val="0"/>
          <w:rPrChange w:id="180" w:author="Theel, Amanda L." w:date="2024-10-15T11:19:00Z" w16du:dateUtc="2024-10-15T16:19:00Z">
            <w:rPr>
              <w:rStyle w:val="IntenseEmphasis"/>
              <w:b w:val="0"/>
              <w:bCs w:val="0"/>
              <w:caps w:val="0"/>
              <w:color w:val="auto"/>
            </w:rPr>
          </w:rPrChange>
        </w:rPr>
        <w:t>0.x.</w:t>
      </w:r>
      <w:proofErr w:type="gramEnd"/>
      <w:r w:rsidR="008F6E96" w:rsidRPr="00BC2C6A">
        <w:rPr>
          <w:rStyle w:val="IntenseEmphasis"/>
          <w:b w:val="0"/>
          <w:bCs w:val="0"/>
          <w:caps w:val="0"/>
          <w:color w:val="auto"/>
          <w:spacing w:val="0"/>
          <w:rPrChange w:id="181" w:author="Theel, Amanda L." w:date="2024-10-15T11:19:00Z" w16du:dateUtc="2024-10-15T16:19:00Z">
            <w:rPr>
              <w:rStyle w:val="IntenseEmphasis"/>
              <w:b w:val="0"/>
              <w:bCs w:val="0"/>
              <w:caps w:val="0"/>
              <w:color w:val="auto"/>
            </w:rPr>
          </w:rPrChange>
        </w:rPr>
        <w:t>145</w:t>
      </w:r>
      <w:r w:rsidRPr="00EB7428">
        <w:rPr>
          <w:rStyle w:val="IntenseEmphasis"/>
          <w:b w:val="0"/>
          <w:bCs w:val="0"/>
          <w:caps w:val="0"/>
          <w:color w:val="auto"/>
        </w:rPr>
        <w:t xml:space="preserve"> </w:t>
      </w:r>
      <w:r w:rsidRPr="00BC2C6A">
        <w:rPr>
          <w:rStyle w:val="IntenseEmphasis"/>
          <w:b w:val="0"/>
          <w:bCs w:val="0"/>
          <w:caps w:val="0"/>
          <w:color w:val="auto"/>
          <w:spacing w:val="0"/>
          <w:rPrChange w:id="182" w:author="Theel, Amanda L." w:date="2024-10-15T11:19:00Z" w16du:dateUtc="2024-10-15T16:19:00Z">
            <w:rPr>
              <w:rStyle w:val="IntenseEmphasis"/>
              <w:b w:val="0"/>
              <w:bCs w:val="0"/>
              <w:caps w:val="0"/>
              <w:color w:val="auto"/>
            </w:rPr>
          </w:rPrChange>
        </w:rPr>
        <w:t>&lt;</w:t>
      </w:r>
      <w:proofErr w:type="spellStart"/>
      <w:r w:rsidRPr="00BC2C6A">
        <w:rPr>
          <w:rStyle w:val="IntenseEmphasis"/>
          <w:b w:val="0"/>
          <w:bCs w:val="0"/>
          <w:caps w:val="0"/>
          <w:color w:val="auto"/>
          <w:spacing w:val="0"/>
          <w:rPrChange w:id="183" w:author="Theel, Amanda L." w:date="2024-10-15T11:19:00Z" w16du:dateUtc="2024-10-15T16:19:00Z">
            <w:rPr>
              <w:rStyle w:val="IntenseEmphasis"/>
              <w:b w:val="0"/>
              <w:bCs w:val="0"/>
              <w:caps w:val="0"/>
              <w:color w:val="auto"/>
            </w:rPr>
          </w:rPrChange>
        </w:rPr>
        <w:t>dns.bluexxxx.cfc.local</w:t>
      </w:r>
      <w:proofErr w:type="spellEnd"/>
      <w:r w:rsidRPr="00BC2C6A">
        <w:rPr>
          <w:rStyle w:val="IntenseEmphasis"/>
          <w:b w:val="0"/>
          <w:bCs w:val="0"/>
          <w:caps w:val="0"/>
          <w:color w:val="auto"/>
          <w:spacing w:val="0"/>
          <w:rPrChange w:id="184" w:author="Theel, Amanda L." w:date="2024-10-15T11:19:00Z" w16du:dateUtc="2024-10-15T16:19:00Z">
            <w:rPr>
              <w:rStyle w:val="IntenseEmphasis"/>
              <w:b w:val="0"/>
              <w:bCs w:val="0"/>
              <w:caps w:val="0"/>
              <w:color w:val="auto"/>
            </w:rPr>
          </w:rPrChange>
        </w:rPr>
        <w:t>&gt;</w:t>
      </w:r>
    </w:p>
    <w:p w14:paraId="1B67F328" w14:textId="2C42C935" w:rsidR="00041F11" w:rsidRDefault="666EBAA4" w:rsidP="00041F11">
      <w:pPr>
        <w:pStyle w:val="ListParagraph"/>
        <w:numPr>
          <w:ilvl w:val="0"/>
          <w:numId w:val="6"/>
        </w:numPr>
      </w:pPr>
      <w:r w:rsidRPr="00EB7428">
        <w:rPr>
          <w:rStyle w:val="IntenseEmphasis"/>
        </w:rPr>
        <w:t>Do not</w:t>
      </w:r>
      <w:r w:rsidRPr="00EB7428">
        <w:t xml:space="preserve"> </w:t>
      </w:r>
      <w:r w:rsidR="00EB7428" w:rsidRPr="00EB7428">
        <w:t xml:space="preserve">make any modifications to these accounts: </w:t>
      </w:r>
      <w:r w:rsidR="00306477">
        <w:rPr>
          <w:rStyle w:val="IntenseEmphasis"/>
        </w:rPr>
        <w:t>green03</w:t>
      </w:r>
      <w:r w:rsidR="00306477" w:rsidRPr="00EB7428">
        <w:t xml:space="preserve"> </w:t>
      </w:r>
      <w:r w:rsidR="00EB7428" w:rsidRPr="00EB7428">
        <w:t xml:space="preserve">and </w:t>
      </w:r>
      <w:r w:rsidR="00306477">
        <w:rPr>
          <w:rStyle w:val="IntenseEmphasis"/>
        </w:rPr>
        <w:t>test04</w:t>
      </w:r>
      <w:r w:rsidR="00EB7428">
        <w:t>.</w:t>
      </w:r>
    </w:p>
    <w:p w14:paraId="7CFBDAC2" w14:textId="173D2E74" w:rsidR="00EB7428" w:rsidRPr="00EB7428" w:rsidRDefault="00EB7428" w:rsidP="00041F11">
      <w:pPr>
        <w:pStyle w:val="ListParagraph"/>
        <w:numPr>
          <w:ilvl w:val="0"/>
          <w:numId w:val="6"/>
        </w:numPr>
        <w:rPr>
          <w:rStyle w:val="IntenseEmphasis"/>
          <w:b w:val="0"/>
          <w:bCs w:val="0"/>
          <w:caps w:val="0"/>
          <w:color w:val="auto"/>
          <w:spacing w:val="0"/>
        </w:rPr>
      </w:pPr>
      <w:r>
        <w:rPr>
          <w:rStyle w:val="IntenseEmphasis"/>
        </w:rPr>
        <w:t xml:space="preserve">DO not </w:t>
      </w:r>
      <w:r w:rsidRPr="00EB7428">
        <w:t>block or modify the services/applications for ports</w:t>
      </w:r>
      <w:r w:rsidRPr="00BC2C6A">
        <w:t>:</w:t>
      </w:r>
      <w:r w:rsidRPr="00BC2C6A">
        <w:rPr>
          <w:rStyle w:val="IntenseEmphasis"/>
        </w:rPr>
        <w:t xml:space="preserve"> </w:t>
      </w:r>
      <w:r w:rsidR="00204F87" w:rsidRPr="00BC2C6A">
        <w:rPr>
          <w:rStyle w:val="IntenseEmphasis"/>
          <w:rPrChange w:id="185" w:author="Theel, Amanda L." w:date="2024-10-15T11:19:00Z" w16du:dateUtc="2024-10-15T16:19:00Z">
            <w:rPr>
              <w:rStyle w:val="IntenseEmphasis"/>
              <w:highlight w:val="yellow"/>
            </w:rPr>
          </w:rPrChange>
        </w:rPr>
        <w:t xml:space="preserve">22 &amp; </w:t>
      </w:r>
      <w:r w:rsidRPr="00BC2C6A">
        <w:rPr>
          <w:rStyle w:val="IntenseEmphasis"/>
          <w:rPrChange w:id="186" w:author="Theel, Amanda L." w:date="2024-10-15T11:19:00Z" w16du:dateUtc="2024-10-15T16:19:00Z">
            <w:rPr>
              <w:rStyle w:val="IntenseEmphasis"/>
              <w:highlight w:val="yellow"/>
            </w:rPr>
          </w:rPrChange>
        </w:rPr>
        <w:t>5985 &amp; 5986</w:t>
      </w:r>
      <w:r>
        <w:rPr>
          <w:rStyle w:val="IntenseEmphasis"/>
        </w:rPr>
        <w:t xml:space="preserve">. </w:t>
      </w:r>
    </w:p>
    <w:p w14:paraId="060AC7C6" w14:textId="47AA72F2" w:rsidR="00EB7428" w:rsidRPr="00EB7428" w:rsidRDefault="00EB7428" w:rsidP="00041F11">
      <w:pPr>
        <w:pStyle w:val="ListParagraph"/>
        <w:numPr>
          <w:ilvl w:val="0"/>
          <w:numId w:val="6"/>
        </w:numPr>
        <w:rPr>
          <w:rStyle w:val="IntenseEmphasis"/>
          <w:b w:val="0"/>
          <w:bCs w:val="0"/>
          <w:caps w:val="0"/>
          <w:color w:val="auto"/>
          <w:spacing w:val="0"/>
        </w:rPr>
      </w:pPr>
      <w:r>
        <w:rPr>
          <w:rStyle w:val="IntenseEmphasis"/>
        </w:rPr>
        <w:t xml:space="preserve">Do not </w:t>
      </w:r>
      <w:r w:rsidRPr="00EB7428">
        <w:t>change the</w:t>
      </w:r>
      <w:r>
        <w:rPr>
          <w:rStyle w:val="IntenseEmphasis"/>
        </w:rPr>
        <w:t xml:space="preserve"> IP addresses</w:t>
      </w:r>
    </w:p>
    <w:p w14:paraId="6F2B3532" w14:textId="20C686CB" w:rsidR="00EB7428" w:rsidRPr="00EB7428" w:rsidRDefault="00EB7428" w:rsidP="00041F11">
      <w:pPr>
        <w:pStyle w:val="ListParagraph"/>
        <w:numPr>
          <w:ilvl w:val="0"/>
          <w:numId w:val="6"/>
        </w:numPr>
      </w:pPr>
      <w:r w:rsidRPr="00EB7428">
        <w:t>These accounts and ports/services will only be used to check the status of the machines (</w:t>
      </w:r>
      <w:r w:rsidR="00FC1BCA" w:rsidRPr="00EB7428">
        <w:t>i.e.,</w:t>
      </w:r>
      <w:r w:rsidRPr="00EB7428">
        <w:t xml:space="preserve"> this is to simulate a vendor technician doing routine maintenance activities) and to deconflict scoring issues</w:t>
      </w:r>
      <w:r>
        <w:t>.</w:t>
      </w:r>
    </w:p>
    <w:p w14:paraId="62E01A41" w14:textId="77777777" w:rsidR="00661ECF" w:rsidRPr="00016216" w:rsidRDefault="00661ECF" w:rsidP="00516557">
      <w:pPr>
        <w:pStyle w:val="ListParagraph"/>
        <w:numPr>
          <w:ilvl w:val="0"/>
          <w:numId w:val="6"/>
        </w:numPr>
      </w:pPr>
      <w:r w:rsidRPr="00016216">
        <w:t>You will receive points if the script comes back with a FAIL reading, meaning the service is still functioning properly but the vulnerability was patched or removed.</w:t>
      </w:r>
    </w:p>
    <w:p w14:paraId="023F2A2B" w14:textId="24C634B0" w:rsidR="00516557" w:rsidRPr="00016216" w:rsidRDefault="00516557" w:rsidP="00516557">
      <w:pPr>
        <w:pStyle w:val="ListParagraph"/>
        <w:numPr>
          <w:ilvl w:val="0"/>
          <w:numId w:val="6"/>
        </w:numPr>
      </w:pPr>
      <w:r w:rsidRPr="00016216">
        <w:t xml:space="preserve">If the script comes back as </w:t>
      </w:r>
      <w:r w:rsidR="005C0D35" w:rsidRPr="00016216">
        <w:t>SUCCEED</w:t>
      </w:r>
      <w:r w:rsidRPr="00016216">
        <w:t>, the inherent vulnerability is still found within the system</w:t>
      </w:r>
      <w:r w:rsidR="005C0D35" w:rsidRPr="00016216">
        <w:t xml:space="preserve"> and no points will be earned</w:t>
      </w:r>
      <w:r w:rsidRPr="00016216">
        <w:t xml:space="preserve">. </w:t>
      </w:r>
    </w:p>
    <w:p w14:paraId="70222D00" w14:textId="2761A82A" w:rsidR="00516557" w:rsidRDefault="00516557" w:rsidP="00516557">
      <w:pPr>
        <w:pStyle w:val="ListParagraph"/>
        <w:numPr>
          <w:ilvl w:val="0"/>
          <w:numId w:val="6"/>
        </w:numPr>
      </w:pPr>
      <w:r>
        <w:t xml:space="preserve">The scans will continue randomly throughout the day. </w:t>
      </w:r>
    </w:p>
    <w:p w14:paraId="687D0F93" w14:textId="017DF0A9" w:rsidR="00516557" w:rsidRDefault="666EBAA4" w:rsidP="00516557">
      <w:pPr>
        <w:pStyle w:val="ListParagraph"/>
        <w:numPr>
          <w:ilvl w:val="0"/>
          <w:numId w:val="6"/>
        </w:numPr>
      </w:pPr>
      <w:r>
        <w:t xml:space="preserve">If a scan fails due to connectivity issues or was denied access, you will not receive points. </w:t>
      </w:r>
    </w:p>
    <w:p w14:paraId="516675CA" w14:textId="77777777" w:rsidR="004A6E32" w:rsidRPr="00167E89" w:rsidRDefault="004A6E32" w:rsidP="004A6E32">
      <w:pPr>
        <w:pStyle w:val="Heading2"/>
      </w:pPr>
      <w:bookmarkStart w:id="187" w:name="_Toc148092090"/>
      <w:bookmarkEnd w:id="150"/>
      <w:r w:rsidRPr="00167E89">
        <w:t>Blue Team Scoring</w:t>
      </w:r>
      <w:bookmarkEnd w:id="187"/>
    </w:p>
    <w:p w14:paraId="62C19DD3" w14:textId="7EFA74C6" w:rsidR="004A6E32" w:rsidRPr="00017730" w:rsidRDefault="004A6E32" w:rsidP="004A6E32">
      <w:pPr>
        <w:pStyle w:val="Default"/>
        <w:rPr>
          <w:rStyle w:val="IntenseEmphasis"/>
          <w:rFonts w:asciiTheme="majorHAnsi" w:hAnsiTheme="majorHAnsi"/>
          <w:sz w:val="20"/>
        </w:rPr>
      </w:pPr>
      <w:r w:rsidRPr="00017730">
        <w:rPr>
          <w:rStyle w:val="IntenseEmphasis"/>
          <w:rFonts w:asciiTheme="majorHAnsi" w:hAnsiTheme="majorHAnsi"/>
          <w:sz w:val="20"/>
        </w:rPr>
        <w:t xml:space="preserve">TOTAL POINTS: </w:t>
      </w:r>
      <w:r w:rsidR="00857DA4">
        <w:rPr>
          <w:rStyle w:val="IntenseEmphasis"/>
          <w:rFonts w:asciiTheme="majorHAnsi" w:hAnsiTheme="majorHAnsi"/>
          <w:sz w:val="20"/>
        </w:rPr>
        <w:t>2</w:t>
      </w:r>
      <w:r w:rsidRPr="00017730">
        <w:rPr>
          <w:rStyle w:val="IntenseEmphasis"/>
          <w:rFonts w:asciiTheme="majorHAnsi" w:hAnsiTheme="majorHAnsi"/>
          <w:sz w:val="20"/>
        </w:rPr>
        <w:t xml:space="preserve">000 </w:t>
      </w:r>
    </w:p>
    <w:p w14:paraId="0B287647" w14:textId="21EEF62F" w:rsidR="00490C8F" w:rsidRPr="00490C8F" w:rsidRDefault="00490C8F" w:rsidP="00490C8F">
      <w:pPr>
        <w:rPr>
          <w:ins w:id="188" w:author="Theel, Amanda L." w:date="2024-10-18T11:37:00Z" w16du:dateUtc="2024-10-18T16:37:00Z"/>
        </w:rPr>
        <w:pPrChange w:id="189" w:author="Theel, Amanda L." w:date="2024-10-18T11:38:00Z" w16du:dateUtc="2024-10-18T16:38:00Z">
          <w:pPr>
            <w:pStyle w:val="Default"/>
          </w:pPr>
        </w:pPrChange>
      </w:pPr>
      <w:ins w:id="190" w:author="Theel, Amanda L." w:date="2024-10-18T11:37:00Z" w16du:dateUtc="2024-10-18T16:37:00Z">
        <w:r w:rsidRPr="00490C8F">
          <w:t xml:space="preserve">The Blue team scoring is based </w:t>
        </w:r>
      </w:ins>
      <w:ins w:id="191" w:author="Theel, Amanda L." w:date="2024-10-18T11:38:00Z" w16du:dateUtc="2024-10-18T16:38:00Z">
        <w:r w:rsidRPr="00490C8F">
          <w:t>on your</w:t>
        </w:r>
      </w:ins>
      <w:ins w:id="192" w:author="Theel, Amanda L." w:date="2024-10-18T11:37:00Z" w16du:dateUtc="2024-10-18T16:37:00Z">
        <w:r w:rsidRPr="00490C8F">
          <w:t xml:space="preserve"> ability to keep services active and available </w:t>
        </w:r>
      </w:ins>
      <w:ins w:id="193" w:author="Theel, Amanda L." w:date="2024-10-18T11:39:00Z" w16du:dateUtc="2024-10-18T16:39:00Z">
        <w:r>
          <w:t xml:space="preserve">ensuring you are abiding by all rules (i.e., </w:t>
        </w:r>
      </w:ins>
      <w:ins w:id="194" w:author="Theel, Amanda L." w:date="2024-10-18T11:37:00Z" w16du:dateUtc="2024-10-18T16:37:00Z">
        <w:r w:rsidRPr="00490C8F">
          <w:t xml:space="preserve">Red team </w:t>
        </w:r>
      </w:ins>
      <w:ins w:id="195" w:author="Theel, Amanda L." w:date="2024-10-18T11:40:00Z" w16du:dateUtc="2024-10-18T16:40:00Z">
        <w:r>
          <w:t>and the</w:t>
        </w:r>
      </w:ins>
      <w:ins w:id="196" w:author="Theel, Amanda L." w:date="2024-10-18T11:37:00Z" w16du:dateUtc="2024-10-18T16:37:00Z">
        <w:r w:rsidRPr="00490C8F">
          <w:t xml:space="preserve"> AWS/VPN document</w:t>
        </w:r>
      </w:ins>
      <w:ins w:id="197" w:author="Theel, Amanda L." w:date="2024-10-18T11:40:00Z" w16du:dateUtc="2024-10-18T16:40:00Z">
        <w:r>
          <w:t xml:space="preserve">) </w:t>
        </w:r>
      </w:ins>
      <w:ins w:id="198" w:author="Theel, Amanda L." w:date="2024-10-18T11:37:00Z" w16du:dateUtc="2024-10-18T16:37:00Z">
        <w:r w:rsidRPr="00490C8F">
          <w:t>and being able to maintain the AI computation solution progress</w:t>
        </w:r>
      </w:ins>
      <w:ins w:id="199" w:author="Theel, Amanda L." w:date="2024-10-18T11:40:00Z" w16du:dateUtc="2024-10-18T16:40:00Z">
        <w:r>
          <w:t>*</w:t>
        </w:r>
      </w:ins>
      <w:ins w:id="200" w:author="Theel, Amanda L." w:date="2024-10-18T11:37:00Z" w16du:dateUtc="2024-10-18T16:37:00Z">
        <w:r w:rsidRPr="00490C8F">
          <w:t xml:space="preserve">. In an industry environment, every security professional’s primary responsibility is to keep business operational and secure. Service uptime is based on the required services and their respective uptimes. Teams earn points for each availability scan that results in positive service uptime and AI computation solution accumulation for a total of 2000 points. Throughout the day, services will be validated as operational by the scoreboard polling system. Each service is scored and weighted the same, which means availability is scored purely on the service being operational. Blue teams are responsible for entering their services’ details in the scoreboard. </w:t>
        </w:r>
      </w:ins>
    </w:p>
    <w:p w14:paraId="38D08085" w14:textId="2520A90B" w:rsidR="004A6E32" w:rsidDel="00490C8F" w:rsidRDefault="00490C8F" w:rsidP="00490C8F">
      <w:pPr>
        <w:rPr>
          <w:del w:id="201" w:author="Theel, Amanda L." w:date="2024-10-18T11:37:00Z" w16du:dateUtc="2024-10-18T16:37:00Z"/>
        </w:rPr>
      </w:pPr>
      <w:ins w:id="202" w:author="Theel, Amanda L." w:date="2024-10-18T11:37:00Z" w16du:dateUtc="2024-10-18T16:37:00Z">
        <w:r w:rsidRPr="00490C8F">
          <w:t>The AI computation solution service will be scored based on the total amount of computation percentage that is accumulated throughout the competition. The AI computation solution percentage is generated by the amount of time the data center allows the AI to run its algorithms, along with the number of pre-competition and assume breach flags submitted. This score can be affected in a multitude of ways during the competition.</w:t>
        </w:r>
      </w:ins>
      <w:del w:id="203" w:author="Theel, Amanda L." w:date="2024-10-18T11:37:00Z" w16du:dateUtc="2024-10-18T16:37:00Z">
        <w:r w:rsidR="666EBAA4" w:rsidDel="00490C8F">
          <w:delText xml:space="preserve">The Blue team scoring is based on the Blue team’s ability to keep services active and available using the Red team rules and the rules in the AWS/VPN document and additionally, being able to maintain the </w:delText>
        </w:r>
        <w:r w:rsidR="666EBAA4" w:rsidRPr="006F16C5" w:rsidDel="00490C8F">
          <w:rPr>
            <w:highlight w:val="yellow"/>
          </w:rPr>
          <w:delText>grid buyback service</w:delText>
        </w:r>
        <w:r w:rsidR="666EBAA4" w:rsidDel="00490C8F">
          <w:delText xml:space="preserve">. In an industry environment, every security professional’s primary responsibility is to keep business operational and secure. Service uptime is based on the required services and their respective uptimes. Teams earn points for each availability scan that results in positive service uptime and grid buyback credit accumulation for a total of 2000 points. Throughout the day, services will be validated as operational by the scoreboard polling system. Each service is scored and weighted the same, which means availability is scored purely on the service being operational. Blue teams are responsible for entering their services’ details in the scoreboard. </w:delText>
        </w:r>
      </w:del>
    </w:p>
    <w:p w14:paraId="515833FB" w14:textId="792521DA" w:rsidR="00490C8F" w:rsidRDefault="00490C8F" w:rsidP="00490C8F">
      <w:pPr>
        <w:rPr>
          <w:ins w:id="204" w:author="Theel, Amanda L." w:date="2024-10-18T11:42:00Z" w16du:dateUtc="2024-10-18T16:42:00Z"/>
        </w:rPr>
      </w:pPr>
    </w:p>
    <w:p w14:paraId="5CD74893" w14:textId="4AB257F9" w:rsidR="00490C8F" w:rsidRDefault="00490C8F" w:rsidP="00490C8F">
      <w:pPr>
        <w:rPr>
          <w:ins w:id="205" w:author="Theel, Amanda L." w:date="2024-10-18T11:38:00Z" w16du:dateUtc="2024-10-18T16:38:00Z"/>
        </w:rPr>
      </w:pPr>
      <w:ins w:id="206" w:author="Theel, Amanda L." w:date="2024-10-18T11:42:00Z" w16du:dateUtc="2024-10-18T16:42:00Z">
        <w:r>
          <w:t>* More information is provided in the ICS documentation on the AI computation solution</w:t>
        </w:r>
      </w:ins>
      <w:ins w:id="207" w:author="Theel, Amanda L." w:date="2024-10-18T11:43:00Z" w16du:dateUtc="2024-10-18T16:43:00Z">
        <w:r>
          <w:t xml:space="preserve">. </w:t>
        </w:r>
      </w:ins>
    </w:p>
    <w:p w14:paraId="6A21A289" w14:textId="424A8A1E" w:rsidR="666EBAA4" w:rsidDel="00490C8F" w:rsidRDefault="666EBAA4" w:rsidP="00490C8F">
      <w:pPr>
        <w:rPr>
          <w:del w:id="208" w:author="Theel, Amanda L." w:date="2024-10-18T11:37:00Z" w16du:dateUtc="2024-10-18T16:37:00Z"/>
        </w:rPr>
        <w:pPrChange w:id="209" w:author="Theel, Amanda L." w:date="2024-10-18T11:38:00Z" w16du:dateUtc="2024-10-18T16:38:00Z">
          <w:pPr/>
        </w:pPrChange>
      </w:pPr>
      <w:del w:id="210" w:author="Theel, Amanda L." w:date="2024-10-18T11:37:00Z" w16du:dateUtc="2024-10-18T16:37:00Z">
        <w:r w:rsidRPr="006F16C5" w:rsidDel="00490C8F">
          <w:rPr>
            <w:highlight w:val="yellow"/>
          </w:rPr>
          <w:delText>The grid buyback service will be scored based on how much the teams are able to sell back to the grid when available. The amount of generated energy sold back to the grid will be credited to each team and cumulatively stored on an external database. This score can be affected in a multitude of ways during the competition.</w:delText>
        </w:r>
        <w:r w:rsidDel="00490C8F">
          <w:delText xml:space="preserve"> </w:delText>
        </w:r>
      </w:del>
    </w:p>
    <w:p w14:paraId="31DF3221" w14:textId="0FC920F4" w:rsidR="004A6E32" w:rsidRPr="00167E89" w:rsidRDefault="004A6E32" w:rsidP="00490C8F">
      <w:pPr>
        <w:pStyle w:val="Heading2"/>
      </w:pPr>
      <w:bookmarkStart w:id="211" w:name="_Toc148092091"/>
      <w:r w:rsidRPr="00167E89">
        <w:t>Green Team Scoring</w:t>
      </w:r>
      <w:bookmarkEnd w:id="211"/>
    </w:p>
    <w:p w14:paraId="5A92DE39" w14:textId="4C045A4A" w:rsidR="004A6E32" w:rsidRPr="00017730" w:rsidRDefault="004A6E32" w:rsidP="004A6E32">
      <w:pPr>
        <w:pStyle w:val="Default"/>
        <w:rPr>
          <w:rStyle w:val="IntenseEmphasis"/>
          <w:rFonts w:asciiTheme="majorHAnsi" w:hAnsiTheme="majorHAnsi"/>
          <w:sz w:val="20"/>
        </w:rPr>
      </w:pPr>
      <w:r w:rsidRPr="00017730">
        <w:rPr>
          <w:rStyle w:val="IntenseEmphasis"/>
          <w:rFonts w:asciiTheme="majorHAnsi" w:hAnsiTheme="majorHAnsi"/>
          <w:sz w:val="20"/>
        </w:rPr>
        <w:lastRenderedPageBreak/>
        <w:t xml:space="preserve">TOTAL POINTS: </w:t>
      </w:r>
      <w:r w:rsidR="007715B4">
        <w:rPr>
          <w:rStyle w:val="IntenseEmphasis"/>
          <w:rFonts w:asciiTheme="majorHAnsi" w:hAnsiTheme="majorHAnsi"/>
          <w:sz w:val="20"/>
        </w:rPr>
        <w:t>1</w:t>
      </w:r>
      <w:r w:rsidR="00CE7F2A">
        <w:rPr>
          <w:rStyle w:val="IntenseEmphasis"/>
          <w:rFonts w:asciiTheme="majorHAnsi" w:hAnsiTheme="majorHAnsi"/>
          <w:sz w:val="20"/>
        </w:rPr>
        <w:t>5</w:t>
      </w:r>
      <w:r w:rsidRPr="00017730">
        <w:rPr>
          <w:rStyle w:val="IntenseEmphasis"/>
          <w:rFonts w:asciiTheme="majorHAnsi" w:hAnsiTheme="majorHAnsi"/>
          <w:sz w:val="20"/>
        </w:rPr>
        <w:t xml:space="preserve">00 </w:t>
      </w:r>
    </w:p>
    <w:p w14:paraId="4F64206D" w14:textId="6EB28A8A" w:rsidR="004A6E32" w:rsidRDefault="004A6E32" w:rsidP="004A6E32">
      <w:r w:rsidRPr="00DE191A">
        <w:t xml:space="preserve">The Green team will review and </w:t>
      </w:r>
      <w:r w:rsidR="00FA5D9D">
        <w:t>complete</w:t>
      </w:r>
      <w:r>
        <w:t xml:space="preserve"> surveys </w:t>
      </w:r>
      <w:r w:rsidR="00FA5D9D">
        <w:t xml:space="preserve">to </w:t>
      </w:r>
      <w:r w:rsidRPr="00DE191A">
        <w:t xml:space="preserve">evaluate </w:t>
      </w:r>
      <w:r>
        <w:t>each</w:t>
      </w:r>
      <w:r w:rsidRPr="00DE191A">
        <w:t xml:space="preserve"> Blue team</w:t>
      </w:r>
      <w:r>
        <w:t xml:space="preserve"> system’s usability and </w:t>
      </w:r>
      <w:r w:rsidR="00433364">
        <w:t xml:space="preserve">user </w:t>
      </w:r>
      <w:r>
        <w:t>experience</w:t>
      </w:r>
      <w:r w:rsidR="00691585">
        <w:t>. P</w:t>
      </w:r>
      <w:r w:rsidRPr="00DE191A">
        <w:t>oints</w:t>
      </w:r>
      <w:r w:rsidR="00691585">
        <w:t xml:space="preserve"> will be awarded</w:t>
      </w:r>
      <w:r w:rsidRPr="00DE191A">
        <w:t xml:space="preserve"> based on</w:t>
      </w:r>
      <w:r w:rsidR="00252AF1">
        <w:t xml:space="preserve"> the user’s ability to complete the tasks outlined in the user </w:t>
      </w:r>
      <w:r w:rsidR="00197DA8">
        <w:t xml:space="preserve">acceptance testing </w:t>
      </w:r>
      <w:r w:rsidR="00F01E84">
        <w:t>guide</w:t>
      </w:r>
      <w:r w:rsidR="00274299">
        <w:t xml:space="preserve"> at the end of this document</w:t>
      </w:r>
      <w:r w:rsidR="00F01E84">
        <w:t>.</w:t>
      </w:r>
      <w:r w:rsidRPr="00DE191A">
        <w:t xml:space="preserve"> The Green team will assess </w:t>
      </w:r>
      <w:r w:rsidR="007715B4">
        <w:t>their</w:t>
      </w:r>
      <w:r>
        <w:t xml:space="preserve"> </w:t>
      </w:r>
      <w:r w:rsidRPr="00DE191A">
        <w:t xml:space="preserve">ability to </w:t>
      </w:r>
      <w:r w:rsidR="00197DA8">
        <w:t>validate these tasks.</w:t>
      </w:r>
      <w:r w:rsidR="007715B4">
        <w:t xml:space="preserve"> The guide </w:t>
      </w:r>
      <w:r w:rsidR="003914B6">
        <w:t xml:space="preserve">that will be </w:t>
      </w:r>
      <w:r w:rsidR="007715B4">
        <w:t xml:space="preserve">provided to Green team users is </w:t>
      </w:r>
      <w:r w:rsidR="003914B6">
        <w:t xml:space="preserve">available </w:t>
      </w:r>
      <w:r w:rsidR="007715B4">
        <w:t xml:space="preserve">in the Rubrics section. </w:t>
      </w:r>
      <w:r w:rsidR="00815576">
        <w:t xml:space="preserve">Be sure to review the Green team survey in the rubrics section against your website and ensure that each step is </w:t>
      </w:r>
      <w:r w:rsidR="00815576" w:rsidRPr="001F42FB">
        <w:rPr>
          <w:rStyle w:val="IntenseEmphasis"/>
        </w:rPr>
        <w:t>TRUE</w:t>
      </w:r>
      <w:r w:rsidR="00815576">
        <w:t xml:space="preserve">. </w:t>
      </w:r>
    </w:p>
    <w:p w14:paraId="73167B03" w14:textId="480B4F4B" w:rsidR="00C04BB7" w:rsidRDefault="610507CE" w:rsidP="004A6E32">
      <w:r>
        <w:t xml:space="preserve">The website that Green team will be testing must be found on </w:t>
      </w:r>
      <w:del w:id="212" w:author="Theel, Amanda L." w:date="2024-10-18T11:51:00Z" w16du:dateUtc="2024-10-18T16:51:00Z">
        <w:r w:rsidRPr="004E2EED" w:rsidDel="00A84052">
          <w:rPr>
            <w:rPrChange w:id="213" w:author="Theel, Amanda L." w:date="2024-10-17T11:37:00Z" w16du:dateUtc="2024-10-17T16:37:00Z">
              <w:rPr>
                <w:highlight w:val="yellow"/>
              </w:rPr>
            </w:rPrChange>
          </w:rPr>
          <w:delText>&lt;</w:delText>
        </w:r>
      </w:del>
      <w:r w:rsidRPr="004E2EED">
        <w:rPr>
          <w:rStyle w:val="Emphasis"/>
          <w:rPrChange w:id="214" w:author="Theel, Amanda L." w:date="2024-10-17T11:37:00Z" w16du:dateUtc="2024-10-17T16:37:00Z">
            <w:rPr>
              <w:rStyle w:val="Emphasis"/>
              <w:highlight w:val="yellow"/>
            </w:rPr>
          </w:rPrChange>
        </w:rPr>
        <w:t>Task.bluex</w:t>
      </w:r>
      <w:r w:rsidR="00390453" w:rsidRPr="004E2EED">
        <w:rPr>
          <w:rStyle w:val="Emphasis"/>
          <w:rPrChange w:id="215" w:author="Theel, Amanda L." w:date="2024-10-17T11:37:00Z" w16du:dateUtc="2024-10-17T16:37:00Z">
            <w:rPr>
              <w:rStyle w:val="Emphasis"/>
              <w:highlight w:val="yellow"/>
            </w:rPr>
          </w:rPrChange>
        </w:rPr>
        <w:t>X</w:t>
      </w:r>
      <w:r w:rsidRPr="004E2EED">
        <w:rPr>
          <w:rStyle w:val="Emphasis"/>
          <w:rPrChange w:id="216" w:author="Theel, Amanda L." w:date="2024-10-17T11:37:00Z" w16du:dateUtc="2024-10-17T16:37:00Z">
            <w:rPr>
              <w:rStyle w:val="Emphasis"/>
              <w:highlight w:val="yellow"/>
            </w:rPr>
          </w:rPrChange>
        </w:rPr>
        <w:t>xx.cfc.local</w:t>
      </w:r>
      <w:del w:id="217" w:author="Theel, Amanda L." w:date="2024-10-18T11:51:00Z" w16du:dateUtc="2024-10-18T16:51:00Z">
        <w:r w:rsidRPr="004E2EED" w:rsidDel="00A84052">
          <w:rPr>
            <w:rStyle w:val="Emphasis"/>
            <w:color w:val="auto"/>
            <w:rPrChange w:id="218" w:author="Theel, Amanda L." w:date="2024-10-17T11:37:00Z" w16du:dateUtc="2024-10-17T16:37:00Z">
              <w:rPr>
                <w:rStyle w:val="Emphasis"/>
                <w:color w:val="auto"/>
                <w:highlight w:val="yellow"/>
              </w:rPr>
            </w:rPrChange>
          </w:rPr>
          <w:delText>&gt;</w:delText>
        </w:r>
      </w:del>
      <w:r w:rsidRPr="004E2EED">
        <w:rPr>
          <w:rPrChange w:id="219" w:author="Theel, Amanda L." w:date="2024-10-17T11:37:00Z" w16du:dateUtc="2024-10-17T16:37:00Z">
            <w:rPr>
              <w:highlight w:val="yellow"/>
            </w:rPr>
          </w:rPrChange>
        </w:rPr>
        <w:t>.</w:t>
      </w:r>
      <w:r>
        <w:t xml:space="preserve"> </w:t>
      </w:r>
    </w:p>
    <w:p w14:paraId="4E8C7643" w14:textId="4FCCCD74" w:rsidR="004A6E32" w:rsidRPr="00167E89" w:rsidRDefault="00FB0F3D" w:rsidP="004A6E32">
      <w:pPr>
        <w:pStyle w:val="Heading2"/>
      </w:pPr>
      <w:bookmarkStart w:id="220" w:name="_Toc148092092"/>
      <w:r>
        <w:t>Orange</w:t>
      </w:r>
      <w:r w:rsidR="004A6E32" w:rsidRPr="00167E89">
        <w:t xml:space="preserve"> Team Scoring</w:t>
      </w:r>
      <w:bookmarkEnd w:id="220"/>
      <w:r w:rsidR="004A6E32" w:rsidRPr="00167E89">
        <w:t xml:space="preserve"> </w:t>
      </w:r>
    </w:p>
    <w:p w14:paraId="7DA1B6C9" w14:textId="2ADF793D" w:rsidR="004A6E32" w:rsidRPr="00017730" w:rsidRDefault="00FC061A" w:rsidP="004A6E32">
      <w:pPr>
        <w:pStyle w:val="Default"/>
        <w:rPr>
          <w:rFonts w:asciiTheme="majorHAnsi" w:hAnsiTheme="majorHAnsi"/>
          <w:b/>
          <w:bCs/>
          <w:caps/>
          <w:color w:val="11565A" w:themeColor="accent1" w:themeShade="7F"/>
          <w:spacing w:val="10"/>
          <w:sz w:val="20"/>
        </w:rPr>
      </w:pPr>
      <w:r>
        <w:rPr>
          <w:rStyle w:val="IntenseEmphasis"/>
          <w:rFonts w:asciiTheme="majorHAnsi" w:hAnsiTheme="majorHAnsi"/>
          <w:sz w:val="20"/>
        </w:rPr>
        <w:t>TOTAL POINTS: 2</w:t>
      </w:r>
      <w:r w:rsidR="00457004">
        <w:rPr>
          <w:rStyle w:val="IntenseEmphasis"/>
          <w:rFonts w:asciiTheme="majorHAnsi" w:hAnsiTheme="majorHAnsi"/>
          <w:sz w:val="20"/>
        </w:rPr>
        <w:t>0</w:t>
      </w:r>
      <w:r w:rsidR="004A6E32" w:rsidRPr="00017730">
        <w:rPr>
          <w:rStyle w:val="IntenseEmphasis"/>
          <w:rFonts w:asciiTheme="majorHAnsi" w:hAnsiTheme="majorHAnsi"/>
          <w:sz w:val="20"/>
        </w:rPr>
        <w:t xml:space="preserve">00 </w:t>
      </w:r>
    </w:p>
    <w:p w14:paraId="45AEEFD9" w14:textId="77777777" w:rsidR="0008755C" w:rsidRDefault="0008755C" w:rsidP="0008755C">
      <w:pPr>
        <w:pStyle w:val="Heading3"/>
      </w:pPr>
      <w:bookmarkStart w:id="221" w:name="_Toc148092093"/>
      <w:r w:rsidRPr="00167E89">
        <w:t>C</w:t>
      </w:r>
      <w:r>
        <w:t>-Suite</w:t>
      </w:r>
      <w:r w:rsidRPr="00167E89">
        <w:t xml:space="preserve"> </w:t>
      </w:r>
      <w:r>
        <w:t>Panel Brief</w:t>
      </w:r>
      <w:r w:rsidRPr="00167E89">
        <w:t xml:space="preserve"> </w:t>
      </w:r>
    </w:p>
    <w:p w14:paraId="63343411" w14:textId="77777777" w:rsidR="0008755C" w:rsidRDefault="0008755C" w:rsidP="0008755C">
      <w:pPr>
        <w:pStyle w:val="Default"/>
      </w:pPr>
      <w:r w:rsidRPr="006C09BD">
        <w:rPr>
          <w:rStyle w:val="IntenseEmphasis"/>
          <w:rFonts w:asciiTheme="majorHAnsi" w:hAnsiTheme="majorHAnsi"/>
          <w:sz w:val="20"/>
        </w:rPr>
        <w:t>Points</w:t>
      </w:r>
      <w:r>
        <w:rPr>
          <w:rStyle w:val="IntenseEmphasis"/>
          <w:rFonts w:asciiTheme="majorHAnsi" w:hAnsiTheme="majorHAnsi"/>
          <w:sz w:val="20"/>
        </w:rPr>
        <w:t>: 1000</w:t>
      </w:r>
      <w:r>
        <w:t xml:space="preserve"> </w:t>
      </w:r>
    </w:p>
    <w:p w14:paraId="64BE6104" w14:textId="222A713D" w:rsidR="0008755C" w:rsidRDefault="0008755C" w:rsidP="0008755C">
      <w:r w:rsidRPr="00B93DA8">
        <w:t xml:space="preserve">C-Suite Panel </w:t>
      </w:r>
      <w:r w:rsidR="00306477">
        <w:t>is</w:t>
      </w:r>
      <w:r w:rsidRPr="00B93DA8">
        <w:t xml:space="preserve"> a pre-recorded video based on the task provided below. This video should be recorded and placed somewhere accessible to judges. It can be Google Drive, YouTube, Vimeo, </w:t>
      </w:r>
      <w:proofErr w:type="spellStart"/>
      <w:r w:rsidRPr="00B93DA8">
        <w:t>Streamable</w:t>
      </w:r>
      <w:proofErr w:type="spellEnd"/>
      <w:r w:rsidRPr="00B93DA8">
        <w:t xml:space="preserve">, etc. The preference is for you to submit a YouTube link. Please have other people test your link prior to submitting. </w:t>
      </w:r>
      <w:r w:rsidR="00306477">
        <w:t>S</w:t>
      </w:r>
      <w:r w:rsidRPr="00B93DA8">
        <w:t xml:space="preserve">ubmit the link in a text file (.txt) for viewing to the scoreboard on or before </w:t>
      </w:r>
      <w:r w:rsidRPr="00B93DA8">
        <w:rPr>
          <w:rStyle w:val="Strong"/>
        </w:rPr>
        <w:t>Monday, October 2</w:t>
      </w:r>
      <w:r>
        <w:rPr>
          <w:rStyle w:val="Strong"/>
        </w:rPr>
        <w:t>8</w:t>
      </w:r>
      <w:r w:rsidRPr="00B93DA8">
        <w:rPr>
          <w:rStyle w:val="Strong"/>
        </w:rPr>
        <w:t>, 202</w:t>
      </w:r>
      <w:r>
        <w:rPr>
          <w:rStyle w:val="Strong"/>
        </w:rPr>
        <w:t>4</w:t>
      </w:r>
      <w:r w:rsidRPr="00B93DA8">
        <w:rPr>
          <w:rStyle w:val="Strong"/>
        </w:rPr>
        <w:t>, at 8AM PT</w:t>
      </w:r>
      <w:r w:rsidRPr="00B93DA8">
        <w:t>. Judges will view your video beginning October 2</w:t>
      </w:r>
      <w:r w:rsidR="00306477">
        <w:t>8</w:t>
      </w:r>
      <w:r w:rsidRPr="00B93DA8">
        <w:t xml:space="preserve">. </w:t>
      </w:r>
      <w:r w:rsidRPr="00B93DA8">
        <w:rPr>
          <w:u w:val="single"/>
        </w:rPr>
        <w:t xml:space="preserve">Late submissions will be accepted until Friday, </w:t>
      </w:r>
      <w:r>
        <w:rPr>
          <w:u w:val="single"/>
        </w:rPr>
        <w:t>November 1, 2024</w:t>
      </w:r>
      <w:r w:rsidRPr="00B93DA8">
        <w:rPr>
          <w:u w:val="single"/>
        </w:rPr>
        <w:t>, at 8AM PT</w:t>
      </w:r>
      <w:r w:rsidRPr="00B93DA8">
        <w:t xml:space="preserve"> to the scoreboard. </w:t>
      </w:r>
      <w:r w:rsidRPr="00B93DA8">
        <w:rPr>
          <w:rStyle w:val="SubtleEmphasis"/>
        </w:rPr>
        <w:t>Late submissions will lose 25% of the earned score.</w:t>
      </w:r>
      <w:r w:rsidRPr="00B93DA8">
        <w:t xml:space="preserve"> Your video must be accessible from Monday, </w:t>
      </w:r>
      <w:r>
        <w:t>October 28</w:t>
      </w:r>
      <w:r w:rsidRPr="00B93DA8">
        <w:t xml:space="preserve"> – </w:t>
      </w:r>
      <w:r w:rsidR="00306477">
        <w:t>Monday</w:t>
      </w:r>
      <w:r w:rsidRPr="00B93DA8">
        <w:t xml:space="preserve">, November </w:t>
      </w:r>
      <w:r>
        <w:t>1</w:t>
      </w:r>
      <w:r w:rsidR="00306477">
        <w:t>1</w:t>
      </w:r>
      <w:r w:rsidRPr="00B93DA8">
        <w:t>, 202</w:t>
      </w:r>
      <w:r>
        <w:t>4</w:t>
      </w:r>
      <w:r w:rsidRPr="00B93DA8">
        <w:t>.</w:t>
      </w:r>
    </w:p>
    <w:p w14:paraId="769CC56B" w14:textId="77777777" w:rsidR="0008755C" w:rsidRDefault="0008755C" w:rsidP="0008755C">
      <w:pPr>
        <w:rPr>
          <w:rStyle w:val="IntenseEmphasis"/>
        </w:rPr>
      </w:pPr>
      <w:r w:rsidRPr="00897768">
        <w:rPr>
          <w:rStyle w:val="IntenseEmphasis"/>
        </w:rPr>
        <w:t>Task:</w:t>
      </w:r>
    </w:p>
    <w:p w14:paraId="135D1DDE" w14:textId="73D4D9B5" w:rsidR="00306477" w:rsidRPr="00306477" w:rsidRDefault="00A54272" w:rsidP="00306477">
      <w:proofErr w:type="spellStart"/>
      <w:r>
        <w:t>E</w:t>
      </w:r>
      <w:r w:rsidRPr="00A54272">
        <w:t>nergia</w:t>
      </w:r>
      <w:proofErr w:type="spellEnd"/>
      <w:r w:rsidRPr="00A54272">
        <w:t xml:space="preserve"> </w:t>
      </w:r>
      <w:r>
        <w:t>V</w:t>
      </w:r>
      <w:r w:rsidRPr="00A54272">
        <w:t>entosa</w:t>
      </w:r>
      <w:r>
        <w:t>’s</w:t>
      </w:r>
      <w:r w:rsidRPr="00A54272">
        <w:t xml:space="preserve"> </w:t>
      </w:r>
      <w:r w:rsidR="00306477" w:rsidRPr="00306477">
        <w:t xml:space="preserve">core mission involves supplying reliable, clean energy to its area of responsibility (AOR). Within that AOR are key government facilities and the largest government-run AI-driven data center operating on clean energy. The C-Suite (CEO, CIO, and COO) is concerned that the continual energy output degradation resulting from the cyber breach may impact the </w:t>
      </w:r>
      <w:proofErr w:type="spellStart"/>
      <w:r>
        <w:t>E</w:t>
      </w:r>
      <w:r w:rsidRPr="00A54272">
        <w:t>nergia</w:t>
      </w:r>
      <w:proofErr w:type="spellEnd"/>
      <w:r w:rsidRPr="00A54272">
        <w:t xml:space="preserve"> </w:t>
      </w:r>
      <w:r>
        <w:t>V</w:t>
      </w:r>
      <w:r w:rsidRPr="00A54272">
        <w:t>entosa</w:t>
      </w:r>
      <w:r>
        <w:t>’s</w:t>
      </w:r>
      <w:r w:rsidRPr="00A54272">
        <w:t xml:space="preserve"> </w:t>
      </w:r>
      <w:r w:rsidR="00306477" w:rsidRPr="00306477">
        <w:t>business.</w:t>
      </w:r>
      <w:r w:rsidR="00306477" w:rsidRPr="00306477">
        <w:rPr>
          <w:b/>
          <w:bCs/>
        </w:rPr>
        <w:t xml:space="preserve"> </w:t>
      </w:r>
      <w:r w:rsidR="00306477" w:rsidRPr="00306477">
        <w:t xml:space="preserve">What are the risks to the </w:t>
      </w:r>
      <w:proofErr w:type="spellStart"/>
      <w:r>
        <w:t>E</w:t>
      </w:r>
      <w:r w:rsidRPr="00A54272">
        <w:t>nergia</w:t>
      </w:r>
      <w:proofErr w:type="spellEnd"/>
      <w:r w:rsidRPr="00A54272">
        <w:t xml:space="preserve"> </w:t>
      </w:r>
      <w:r>
        <w:t>V</w:t>
      </w:r>
      <w:r w:rsidRPr="00A54272">
        <w:t>entosa</w:t>
      </w:r>
      <w:r>
        <w:t>’s</w:t>
      </w:r>
      <w:r w:rsidR="00306477" w:rsidRPr="00306477">
        <w:t xml:space="preserve"> core mission of supplying its AOR with reliable, clean energy if systems continue to be compromised and degraded within the service area?</w:t>
      </w:r>
    </w:p>
    <w:p w14:paraId="764F8E15" w14:textId="60616B20" w:rsidR="00306477" w:rsidRPr="00306477" w:rsidRDefault="00306477" w:rsidP="00306477">
      <w:r w:rsidRPr="00306477">
        <w:t>The C-Suite wants a briefing next Monday (</w:t>
      </w:r>
      <w:r w:rsidR="00E94AA3">
        <w:t>October 28, 2024</w:t>
      </w:r>
      <w:r w:rsidRPr="00306477">
        <w:t>) about the risks posed to the company by the ongoing effects of the cyber breach. You know that an understanding of the company's business and operational network architectures is a key factor in your risk determination. Unfortunately, the network admin team is still in the process of mapping your network and its assets. (Note: you assigned this task to them a month ago, but the network admin team is severely understaffed and behind schedule.) They won't be able to provide you with any data until next week. In the meantime, they assured you that there are security measures in place which mitigate further external threats and isolate the effects of the breach. Therefore, you have decided to focus the corporate briefing on the business risks of the cyber breach, rather than a technical walk-thru of vulnerable network assets.</w:t>
      </w:r>
    </w:p>
    <w:p w14:paraId="650AC3EC" w14:textId="77777777" w:rsidR="00306477" w:rsidRPr="00306477" w:rsidRDefault="00306477" w:rsidP="00306477">
      <w:r w:rsidRPr="00306477">
        <w:t>Your team is asked to submit a five (5) minute presentation to the C-Suite discussing:</w:t>
      </w:r>
    </w:p>
    <w:p w14:paraId="690B1E28" w14:textId="59201BE2" w:rsidR="00306477" w:rsidRPr="00306477" w:rsidRDefault="00306477" w:rsidP="00DC068F">
      <w:pPr>
        <w:pStyle w:val="ListParagraph"/>
        <w:numPr>
          <w:ilvl w:val="0"/>
          <w:numId w:val="40"/>
        </w:numPr>
      </w:pPr>
      <w:r w:rsidRPr="00306477">
        <w:t xml:space="preserve">The risks to the </w:t>
      </w:r>
      <w:proofErr w:type="spellStart"/>
      <w:r w:rsidR="00A54272">
        <w:t>E</w:t>
      </w:r>
      <w:r w:rsidR="00A54272" w:rsidRPr="00A54272">
        <w:t>nergia</w:t>
      </w:r>
      <w:proofErr w:type="spellEnd"/>
      <w:r w:rsidR="00A54272" w:rsidRPr="00A54272">
        <w:t xml:space="preserve"> </w:t>
      </w:r>
      <w:r w:rsidR="00A54272">
        <w:t>V</w:t>
      </w:r>
      <w:r w:rsidR="00A54272" w:rsidRPr="00A54272">
        <w:t>entosa</w:t>
      </w:r>
      <w:r w:rsidR="00A54272">
        <w:t>’s</w:t>
      </w:r>
      <w:r w:rsidRPr="00306477">
        <w:t xml:space="preserve"> core business if facilities in the AOR continue to experience degraded energy output and outages.</w:t>
      </w:r>
    </w:p>
    <w:p w14:paraId="6A90D42C" w14:textId="77777777" w:rsidR="00306477" w:rsidRPr="00306477" w:rsidRDefault="00306477" w:rsidP="00DC068F">
      <w:pPr>
        <w:pStyle w:val="ListParagraph"/>
        <w:numPr>
          <w:ilvl w:val="0"/>
          <w:numId w:val="40"/>
        </w:numPr>
      </w:pPr>
      <w:r w:rsidRPr="00306477">
        <w:t>A summary of your strategy to reduce identified risks to the AOR.</w:t>
      </w:r>
    </w:p>
    <w:p w14:paraId="51288E8D" w14:textId="77777777" w:rsidR="00306477" w:rsidRPr="00306477" w:rsidRDefault="00306477" w:rsidP="00DC068F">
      <w:pPr>
        <w:pStyle w:val="ListParagraph"/>
        <w:numPr>
          <w:ilvl w:val="0"/>
          <w:numId w:val="40"/>
        </w:numPr>
      </w:pPr>
      <w:r w:rsidRPr="00306477">
        <w:t>High priority recommendations to protect your network infrastructures while sustaining business continuity throughout the process.</w:t>
      </w:r>
    </w:p>
    <w:p w14:paraId="1BF186A6" w14:textId="77777777" w:rsidR="00306477" w:rsidRPr="00306477" w:rsidRDefault="00306477" w:rsidP="00DC068F">
      <w:pPr>
        <w:pStyle w:val="ListParagraph"/>
        <w:numPr>
          <w:ilvl w:val="0"/>
          <w:numId w:val="40"/>
        </w:numPr>
      </w:pPr>
      <w:r w:rsidRPr="00306477">
        <w:lastRenderedPageBreak/>
        <w:t>Risks of similar events happening in the future if the company doesn’t adhere to your recommendations.</w:t>
      </w:r>
    </w:p>
    <w:p w14:paraId="494CC3A2" w14:textId="77777777" w:rsidR="00306477" w:rsidRPr="00306477" w:rsidRDefault="00306477" w:rsidP="00306477">
      <w:r w:rsidRPr="00306477">
        <w:t xml:space="preserve">The scenario details are available at https://cyberforce.energy.gov/cyberforce-competition/scenario/ and listed on page 3. A rubric table is provided that clearly shows scoring associated with required items. </w:t>
      </w:r>
    </w:p>
    <w:p w14:paraId="32943C79" w14:textId="77777777" w:rsidR="00306477" w:rsidRPr="00306477" w:rsidRDefault="00306477" w:rsidP="00306477">
      <w:r w:rsidRPr="00306477">
        <w:t>Your video presentation should include the following:</w:t>
      </w:r>
    </w:p>
    <w:p w14:paraId="7BE0ACD2" w14:textId="7F9298AD" w:rsidR="00306477" w:rsidRPr="00DC068F" w:rsidRDefault="00306477" w:rsidP="00DC068F">
      <w:pPr>
        <w:pStyle w:val="ListParagraph"/>
        <w:numPr>
          <w:ilvl w:val="0"/>
          <w:numId w:val="42"/>
        </w:numPr>
        <w:rPr>
          <w:i/>
          <w:iCs/>
        </w:rPr>
      </w:pPr>
      <w:r w:rsidRPr="00306477">
        <w:t xml:space="preserve">Your five (5) minute video must start with your Team ID #. </w:t>
      </w:r>
      <w:r w:rsidRPr="00DC068F">
        <w:rPr>
          <w:i/>
          <w:iCs/>
        </w:rPr>
        <w:t xml:space="preserve">You may also include your first names or a team name but do NOT include any university identifiers. Participation of at least two members in the recorded video is expected and contributions of other team members should be acknowledged. </w:t>
      </w:r>
    </w:p>
    <w:p w14:paraId="07021F90" w14:textId="2F79E1B5" w:rsidR="00306477" w:rsidRPr="00306477" w:rsidRDefault="00306477" w:rsidP="00DC068F">
      <w:pPr>
        <w:pStyle w:val="ListParagraph"/>
        <w:numPr>
          <w:ilvl w:val="0"/>
          <w:numId w:val="42"/>
        </w:numPr>
      </w:pPr>
      <w:r w:rsidRPr="00306477">
        <w:t>Brief the C-Suite regarding the risks posed to the company and its bottom line (i.e., focus on the business risks) by the continual degraded energy output and outages experienced by government facilities in the AOR.</w:t>
      </w:r>
    </w:p>
    <w:p w14:paraId="3D1B570F" w14:textId="0BFD318D" w:rsidR="00306477" w:rsidRPr="00306477" w:rsidRDefault="00306477" w:rsidP="00DC068F">
      <w:pPr>
        <w:pStyle w:val="ListParagraph"/>
        <w:numPr>
          <w:ilvl w:val="0"/>
          <w:numId w:val="42"/>
        </w:numPr>
      </w:pPr>
      <w:r w:rsidRPr="00306477">
        <w:t>Provide a summary of your strategy to reduce the previously identified business risks as part of your response to the breach.</w:t>
      </w:r>
    </w:p>
    <w:p w14:paraId="5E7CA414" w14:textId="77777777" w:rsidR="00306477" w:rsidRDefault="00306477" w:rsidP="00C446E3">
      <w:pPr>
        <w:pStyle w:val="ListParagraph"/>
        <w:numPr>
          <w:ilvl w:val="0"/>
          <w:numId w:val="42"/>
        </w:numPr>
      </w:pPr>
      <w:r w:rsidRPr="00306477">
        <w:t xml:space="preserve">Provide 3-4* high priority actions you will implement to improve the overall security posture of the system. Keep in mind that the C-Suite is a primarily non-technical audience, and that current funding is extremely limited (or non-existent) and all actions you are taking should use free or open-source tools (for the business). </w:t>
      </w:r>
    </w:p>
    <w:p w14:paraId="5BE3D772" w14:textId="6AB63A81" w:rsidR="00306477" w:rsidRDefault="00306477" w:rsidP="0003098B">
      <w:pPr>
        <w:pStyle w:val="ListParagraph"/>
        <w:numPr>
          <w:ilvl w:val="1"/>
          <w:numId w:val="42"/>
        </w:numPr>
      </w:pPr>
      <w:r w:rsidRPr="00306477">
        <w:t xml:space="preserve">Include and discuss any recommended staff communication, training, potential staff/management changes that could help remediate the effects of the breach, reduce risk of future attacks, and improve the </w:t>
      </w:r>
      <w:proofErr w:type="spellStart"/>
      <w:r w:rsidR="00A54272">
        <w:t>E</w:t>
      </w:r>
      <w:r w:rsidR="00A54272" w:rsidRPr="00A54272">
        <w:t>nergia</w:t>
      </w:r>
      <w:proofErr w:type="spellEnd"/>
      <w:r w:rsidR="00A54272" w:rsidRPr="00A54272">
        <w:t xml:space="preserve"> </w:t>
      </w:r>
      <w:r w:rsidR="00A54272">
        <w:t>V</w:t>
      </w:r>
      <w:r w:rsidR="00A54272" w:rsidRPr="00A54272">
        <w:t>entosa</w:t>
      </w:r>
      <w:r w:rsidR="00A54272">
        <w:t>’s</w:t>
      </w:r>
      <w:r w:rsidRPr="00306477">
        <w:t xml:space="preserve"> security posture. Highlight any future assessment and monitoring actions you propose.</w:t>
      </w:r>
    </w:p>
    <w:p w14:paraId="584368F7" w14:textId="77777777" w:rsidR="00306477" w:rsidRDefault="00306477" w:rsidP="006A5ECD">
      <w:pPr>
        <w:pStyle w:val="ListParagraph"/>
        <w:numPr>
          <w:ilvl w:val="1"/>
          <w:numId w:val="42"/>
        </w:numPr>
      </w:pPr>
      <w:r w:rsidRPr="00306477">
        <w:t>Discuss any additional resources (tools, staffing, capabilities, etc.) that are needed to implement your recommendations.</w:t>
      </w:r>
    </w:p>
    <w:p w14:paraId="11E314F0" w14:textId="244A7A52" w:rsidR="00306477" w:rsidRPr="00306477" w:rsidRDefault="00306477" w:rsidP="00DC068F">
      <w:pPr>
        <w:pStyle w:val="ListParagraph"/>
        <w:numPr>
          <w:ilvl w:val="1"/>
          <w:numId w:val="42"/>
        </w:numPr>
      </w:pPr>
      <w:r w:rsidRPr="00306477">
        <w:t>Include a high-level summary of the estimated cost, timeline, and benefits/justifications for your proposed recommendations.</w:t>
      </w:r>
    </w:p>
    <w:p w14:paraId="537D71A7" w14:textId="77777777" w:rsidR="00306477" w:rsidRPr="00306477" w:rsidRDefault="00306477" w:rsidP="00DC068F">
      <w:pPr>
        <w:ind w:left="360"/>
        <w:rPr>
          <w:i/>
          <w:iCs/>
        </w:rPr>
      </w:pPr>
      <w:r w:rsidRPr="00306477">
        <w:t xml:space="preserve">* </w:t>
      </w:r>
      <w:r w:rsidRPr="00306477">
        <w:rPr>
          <w:i/>
          <w:iCs/>
        </w:rPr>
        <w:t>Note</w:t>
      </w:r>
      <w:r w:rsidRPr="00306477">
        <w:t xml:space="preserve">:  </w:t>
      </w:r>
      <w:r w:rsidRPr="00306477">
        <w:rPr>
          <w:i/>
          <w:iCs/>
        </w:rPr>
        <w:t>There are dozens of recommendations that you could make, but the C-Suite is extremely busy so you will need to prioritize your top three or four recommendations to present to the C-Suite in “tomorrow’s” briefing.</w:t>
      </w:r>
    </w:p>
    <w:p w14:paraId="42712CE7" w14:textId="6FE89983" w:rsidR="0008755C" w:rsidRPr="00180894" w:rsidRDefault="00306477" w:rsidP="00DC068F">
      <w:pPr>
        <w:pStyle w:val="ListParagraph"/>
        <w:numPr>
          <w:ilvl w:val="0"/>
          <w:numId w:val="42"/>
        </w:numPr>
        <w:rPr>
          <w:rStyle w:val="SubtleEmphasis"/>
        </w:rPr>
      </w:pPr>
      <w:r w:rsidRPr="00306477">
        <w:t>Briefly discuss the risks of similar events occurring in the future if the company doesn’t follow your recommendations. Although you don’t yet have a comprehensive understanding of the company’s network infrastructure, this should be a persuasive pitch as to why your recommendations are essential.</w:t>
      </w:r>
    </w:p>
    <w:p w14:paraId="3FEE440A" w14:textId="77777777" w:rsidR="004A6E32" w:rsidRDefault="004A6E32" w:rsidP="004A6E32">
      <w:pPr>
        <w:pStyle w:val="Heading3"/>
      </w:pPr>
      <w:r>
        <w:t>Security</w:t>
      </w:r>
      <w:r w:rsidRPr="00167E89">
        <w:t xml:space="preserve"> Documentation</w:t>
      </w:r>
      <w:bookmarkEnd w:id="221"/>
    </w:p>
    <w:p w14:paraId="32B519C3" w14:textId="0E257307" w:rsidR="004A6E32" w:rsidRDefault="004A6E32" w:rsidP="004A6E32">
      <w:pPr>
        <w:pStyle w:val="Default"/>
      </w:pPr>
      <w:r w:rsidRPr="006C09BD">
        <w:rPr>
          <w:rStyle w:val="IntenseEmphasis"/>
          <w:rFonts w:asciiTheme="majorHAnsi" w:hAnsiTheme="majorHAnsi"/>
          <w:sz w:val="20"/>
        </w:rPr>
        <w:t>Points</w:t>
      </w:r>
      <w:r>
        <w:rPr>
          <w:rStyle w:val="IntenseEmphasis"/>
          <w:rFonts w:asciiTheme="majorHAnsi" w:hAnsiTheme="majorHAnsi"/>
          <w:sz w:val="20"/>
        </w:rPr>
        <w:t xml:space="preserve">: </w:t>
      </w:r>
      <w:r w:rsidR="009F16A5">
        <w:rPr>
          <w:rStyle w:val="IntenseEmphasis"/>
          <w:rFonts w:asciiTheme="majorHAnsi" w:hAnsiTheme="majorHAnsi"/>
          <w:sz w:val="20"/>
        </w:rPr>
        <w:t>1</w:t>
      </w:r>
      <w:r w:rsidR="00C74156">
        <w:rPr>
          <w:rStyle w:val="IntenseEmphasis"/>
          <w:rFonts w:asciiTheme="majorHAnsi" w:hAnsiTheme="majorHAnsi"/>
          <w:sz w:val="20"/>
        </w:rPr>
        <w:t>0</w:t>
      </w:r>
      <w:r w:rsidR="009F16A5">
        <w:rPr>
          <w:rStyle w:val="IntenseEmphasis"/>
          <w:rFonts w:asciiTheme="majorHAnsi" w:hAnsiTheme="majorHAnsi"/>
          <w:sz w:val="20"/>
        </w:rPr>
        <w:t>0</w:t>
      </w:r>
      <w:r>
        <w:rPr>
          <w:rStyle w:val="IntenseEmphasis"/>
          <w:rFonts w:asciiTheme="majorHAnsi" w:hAnsiTheme="majorHAnsi"/>
          <w:sz w:val="20"/>
        </w:rPr>
        <w:t>0</w:t>
      </w:r>
    </w:p>
    <w:p w14:paraId="68AA176B" w14:textId="47069063" w:rsidR="004A6E32" w:rsidRDefault="00B93DA8" w:rsidP="004A6E32">
      <w:pPr>
        <w:rPr>
          <w:ins w:id="222" w:author="Theel, Amanda L." w:date="2024-10-17T11:39:00Z" w16du:dateUtc="2024-10-17T16:39:00Z"/>
        </w:rPr>
      </w:pPr>
      <w:r w:rsidRPr="00B93DA8">
        <w:t>Blue team participants should use the Security Documentation section as an opportunity to highlight unique approaches to securing their infrastructure. Teams must utilize the template provided (202</w:t>
      </w:r>
      <w:r w:rsidR="00A54272">
        <w:t>4</w:t>
      </w:r>
      <w:r w:rsidRPr="00B93DA8">
        <w:t xml:space="preserve"> CyberForce Competition Security Documentation Template) and not insert any university, personal, or other identifiable information other than your team number. Examples have also been provided for network diagrams (202</w:t>
      </w:r>
      <w:r w:rsidR="003840E0">
        <w:t>4</w:t>
      </w:r>
      <w:r w:rsidRPr="00B93DA8">
        <w:t xml:space="preserve">- </w:t>
      </w:r>
      <w:proofErr w:type="spellStart"/>
      <w:r w:rsidRPr="00B93DA8">
        <w:t>SecDoc</w:t>
      </w:r>
      <w:proofErr w:type="spellEnd"/>
      <w:r w:rsidRPr="00B93DA8">
        <w:t xml:space="preserve">-Network-Diagram-Examples). Security documentation must be submitted </w:t>
      </w:r>
      <w:r w:rsidRPr="00B93DA8">
        <w:rPr>
          <w:rStyle w:val="Strong"/>
        </w:rPr>
        <w:t xml:space="preserve">on or before Monday, </w:t>
      </w:r>
      <w:r w:rsidR="0008755C">
        <w:rPr>
          <w:rStyle w:val="Strong"/>
        </w:rPr>
        <w:t>November 4</w:t>
      </w:r>
      <w:r w:rsidRPr="00B93DA8">
        <w:rPr>
          <w:rStyle w:val="Strong"/>
        </w:rPr>
        <w:t>, 202</w:t>
      </w:r>
      <w:r w:rsidR="0008755C">
        <w:rPr>
          <w:rStyle w:val="Strong"/>
        </w:rPr>
        <w:t>4</w:t>
      </w:r>
      <w:r w:rsidRPr="00B93DA8">
        <w:rPr>
          <w:rStyle w:val="Strong"/>
        </w:rPr>
        <w:t>, at 8AM PT</w:t>
      </w:r>
      <w:r w:rsidRPr="00B93DA8">
        <w:t xml:space="preserve"> on the scoreboard as a PDF. </w:t>
      </w:r>
      <w:r w:rsidRPr="00B93DA8">
        <w:rPr>
          <w:u w:val="single"/>
        </w:rPr>
        <w:t xml:space="preserve">Late submissions will be accepted until Wednesday, November </w:t>
      </w:r>
      <w:r w:rsidR="0008755C">
        <w:rPr>
          <w:u w:val="single"/>
        </w:rPr>
        <w:t>6</w:t>
      </w:r>
      <w:r w:rsidRPr="00B93DA8">
        <w:rPr>
          <w:u w:val="single"/>
        </w:rPr>
        <w:t>, 202</w:t>
      </w:r>
      <w:r w:rsidR="0008755C">
        <w:rPr>
          <w:u w:val="single"/>
        </w:rPr>
        <w:t>4</w:t>
      </w:r>
      <w:r w:rsidRPr="00B93DA8">
        <w:rPr>
          <w:u w:val="single"/>
        </w:rPr>
        <w:t>, at 8AM PT</w:t>
      </w:r>
      <w:r w:rsidRPr="00B93DA8">
        <w:t xml:space="preserve"> to the Scoreboard. </w:t>
      </w:r>
      <w:r w:rsidRPr="00B93DA8">
        <w:rPr>
          <w:rStyle w:val="SubtleEmphasis"/>
        </w:rPr>
        <w:t>Late submissions will lose 25% of the earned score</w:t>
      </w:r>
      <w:r w:rsidRPr="00B93DA8">
        <w:t>. Please note that Blue teams are playing out a scenario and, like the real world, presentation and professionalism will play a factor in final scores</w:t>
      </w:r>
      <w:r w:rsidR="004A6E32" w:rsidRPr="00B57916">
        <w:t>.</w:t>
      </w:r>
      <w:r w:rsidR="007715B4">
        <w:t xml:space="preserve"> </w:t>
      </w:r>
    </w:p>
    <w:p w14:paraId="1257CEA7" w14:textId="79A3AEE1" w:rsidR="004E2EED" w:rsidRPr="00017730" w:rsidRDefault="004E2EED" w:rsidP="004A6E32">
      <w:ins w:id="223" w:author="Theel, Amanda L." w:date="2024-10-17T11:39:00Z" w16du:dateUtc="2024-10-17T16:39:00Z">
        <w:r>
          <w:lastRenderedPageBreak/>
          <w:t>A brief note to all participants, the security documentation should encompass ALL the infrastructure which includes the assume breach VMs. You may scan the VMs (which we suggest utilizing the inherent scanning tool</w:t>
        </w:r>
      </w:ins>
      <w:ins w:id="224" w:author="Theel, Amanda L." w:date="2024-10-17T11:40:00Z" w16du:dateUtc="2024-10-17T16:40:00Z">
        <w:r>
          <w:t xml:space="preserve"> on the assume breach boxes), but it is your responsibility to ensure you do not alter, change, or otherwise remove anything that is in those machines as it may cost you points. </w:t>
        </w:r>
      </w:ins>
      <w:ins w:id="225" w:author="Theel, Amanda L." w:date="2024-10-17T11:41:00Z" w16du:dateUtc="2024-10-17T16:41:00Z">
        <w:r>
          <w:t>Your role in this section is to identify the vulnerabilities only in the Assume Breach VMs and identify and remediate in the Traditional VMs.</w:t>
        </w:r>
      </w:ins>
      <w:ins w:id="226" w:author="Theel, Amanda L." w:date="2024-10-17T11:39:00Z" w16du:dateUtc="2024-10-17T16:39:00Z">
        <w:r>
          <w:t xml:space="preserve"> </w:t>
        </w:r>
      </w:ins>
    </w:p>
    <w:p w14:paraId="06DA8C5F" w14:textId="79A643AE" w:rsidR="004A6E32" w:rsidRDefault="004A6E32" w:rsidP="007F199A">
      <w:pPr>
        <w:pStyle w:val="Heading2"/>
      </w:pPr>
      <w:bookmarkStart w:id="227" w:name="_Toc148092095"/>
      <w:bookmarkStart w:id="228" w:name="_Hlk146269562"/>
      <w:r w:rsidRPr="00167E89">
        <w:t>Anomal</w:t>
      </w:r>
      <w:r w:rsidR="009F16A5">
        <w:t>y</w:t>
      </w:r>
      <w:r w:rsidRPr="00167E89">
        <w:t xml:space="preserve"> </w:t>
      </w:r>
      <w:r w:rsidR="009F16A5">
        <w:t>Scoring</w:t>
      </w:r>
      <w:bookmarkEnd w:id="227"/>
    </w:p>
    <w:p w14:paraId="0947BEBB" w14:textId="7937E752" w:rsidR="004A6E32" w:rsidRDefault="00315E65" w:rsidP="004A6E32">
      <w:pPr>
        <w:pStyle w:val="Default"/>
      </w:pPr>
      <w:r>
        <w:rPr>
          <w:rStyle w:val="IntenseEmphasis"/>
          <w:rFonts w:asciiTheme="majorHAnsi" w:hAnsiTheme="majorHAnsi"/>
          <w:sz w:val="20"/>
        </w:rPr>
        <w:t xml:space="preserve">Total </w:t>
      </w:r>
      <w:r w:rsidR="004A6E32" w:rsidRPr="006C09BD">
        <w:rPr>
          <w:rStyle w:val="IntenseEmphasis"/>
          <w:rFonts w:asciiTheme="majorHAnsi" w:hAnsiTheme="majorHAnsi"/>
          <w:sz w:val="20"/>
        </w:rPr>
        <w:t>Points</w:t>
      </w:r>
      <w:r w:rsidR="004A6E32">
        <w:rPr>
          <w:rStyle w:val="IntenseEmphasis"/>
          <w:rFonts w:asciiTheme="majorHAnsi" w:hAnsiTheme="majorHAnsi"/>
          <w:sz w:val="20"/>
        </w:rPr>
        <w:t xml:space="preserve">: </w:t>
      </w:r>
      <w:r w:rsidR="00041F11">
        <w:rPr>
          <w:rStyle w:val="IntenseEmphasis"/>
          <w:rFonts w:asciiTheme="majorHAnsi" w:hAnsiTheme="majorHAnsi"/>
          <w:sz w:val="20"/>
        </w:rPr>
        <w:t>20</w:t>
      </w:r>
      <w:r w:rsidR="007715B4">
        <w:rPr>
          <w:rStyle w:val="IntenseEmphasis"/>
          <w:rFonts w:asciiTheme="majorHAnsi" w:hAnsiTheme="majorHAnsi"/>
          <w:sz w:val="20"/>
        </w:rPr>
        <w:t>00</w:t>
      </w:r>
      <w:r w:rsidR="007715B4">
        <w:t xml:space="preserve"> </w:t>
      </w:r>
    </w:p>
    <w:p w14:paraId="4BE84D3F" w14:textId="77777777" w:rsidR="00DC068F" w:rsidRPr="00DC068F" w:rsidRDefault="00DC068F" w:rsidP="00DC068F">
      <w:pPr>
        <w:rPr>
          <w:rFonts w:eastAsia="Times New Roman"/>
        </w:rPr>
      </w:pPr>
      <w:r w:rsidRPr="00DC068F">
        <w:rPr>
          <w:rFonts w:eastAsia="Times New Roman"/>
        </w:rPr>
        <w:t xml:space="preserve">Anomalies simulate the real-world challenges that cybersecurity professionals face daily in the industry. These carefully crafted challenges not only test technical skills but also emphasize daily time management skills that professionals must demonstrate to effectively perform their roles. Most anomalies are mapped to the NIST NICE Framework and fall into one of seven work role categories: </w:t>
      </w:r>
      <w:r w:rsidRPr="00DC068F">
        <w:rPr>
          <w:rStyle w:val="SubtleEmphasis"/>
        </w:rPr>
        <w:t>Oversight &amp; Governance, Design &amp; Development, Implementation &amp; Operation, Protection &amp; Defense, Investigation, Cyberspace Intelligence, and Cyberspace Effects. Some anomalies may also be categorized as Energy or “Other”.</w:t>
      </w:r>
      <w:r w:rsidRPr="00DC068F">
        <w:rPr>
          <w:rFonts w:eastAsia="Times New Roman"/>
        </w:rPr>
        <w:t xml:space="preserve"> For those mapped to the NIST NICE Framework, their will include the mapping to associated knowledge, skill, ability, and task roles within its respective category, offering students with a comprehensive idea of the wide range of responsibilities cybersecurity professionals face while in the field. </w:t>
      </w:r>
    </w:p>
    <w:p w14:paraId="372F9E41" w14:textId="77777777" w:rsidR="00EC30BB" w:rsidRDefault="00EC30BB" w:rsidP="00EC30BB">
      <w:pPr>
        <w:pStyle w:val="Heading3"/>
      </w:pPr>
      <w:bookmarkStart w:id="229" w:name="_Toc107418266"/>
      <w:bookmarkStart w:id="230" w:name="_Toc148092096"/>
      <w:r>
        <w:t>Accessing Anomalies</w:t>
      </w:r>
      <w:bookmarkEnd w:id="229"/>
      <w:bookmarkEnd w:id="230"/>
      <w:r>
        <w:t xml:space="preserve"> </w:t>
      </w:r>
    </w:p>
    <w:p w14:paraId="4F9EA540" w14:textId="2BD15751" w:rsidR="00DC068F" w:rsidRPr="00DC068F" w:rsidRDefault="00DC068F" w:rsidP="00DC068F">
      <w:r w:rsidRPr="00DC068F">
        <w:t xml:space="preserve">Anomalies will be provided via a USB on the Friday before the competition. Teams must check out a USB to download the password protected folder onto their machines prior to the competition day. </w:t>
      </w:r>
      <w:ins w:id="231" w:author="Theel, Amanda L." w:date="2024-10-15T13:47:00Z" w16du:dateUtc="2024-10-15T18:47:00Z">
        <w:r w:rsidR="00016216" w:rsidRPr="00016216">
          <w:rPr>
            <w:rStyle w:val="SubtleReference"/>
            <w:rPrChange w:id="232" w:author="Theel, Amanda L." w:date="2024-10-15T13:47:00Z" w16du:dateUtc="2024-10-15T18:47:00Z">
              <w:rPr/>
            </w:rPrChange>
          </w:rPr>
          <w:t>Windows users will need 7zip or WinRAR to unzip the folder.</w:t>
        </w:r>
        <w:r w:rsidR="00016216">
          <w:rPr>
            <w:rStyle w:val="SubtleReference"/>
          </w:rPr>
          <w:t xml:space="preserve"> Linux and Unix users </w:t>
        </w:r>
      </w:ins>
      <w:ins w:id="233" w:author="Theel, Amanda L." w:date="2024-10-15T13:48:00Z" w16du:dateUtc="2024-10-15T18:48:00Z">
        <w:r w:rsidR="00016216">
          <w:rPr>
            <w:rStyle w:val="SubtleReference"/>
          </w:rPr>
          <w:t xml:space="preserve">will utilize the </w:t>
        </w:r>
        <w:proofErr w:type="spellStart"/>
        <w:r w:rsidR="00016216">
          <w:rPr>
            <w:rStyle w:val="SubtleReference"/>
          </w:rPr>
          <w:t>gpg</w:t>
        </w:r>
        <w:proofErr w:type="spellEnd"/>
        <w:r w:rsidR="00016216">
          <w:rPr>
            <w:rStyle w:val="SubtleReference"/>
          </w:rPr>
          <w:t xml:space="preserve"> command.</w:t>
        </w:r>
      </w:ins>
      <w:ins w:id="234" w:author="Theel, Amanda L." w:date="2024-10-15T13:47:00Z" w16du:dateUtc="2024-10-15T18:47:00Z">
        <w:r w:rsidR="00016216">
          <w:t xml:space="preserve"> </w:t>
        </w:r>
      </w:ins>
      <w:r w:rsidRPr="00DC068F">
        <w:t>The password to unzip the dependency folder will be released at the beginning of the competition</w:t>
      </w:r>
      <w:ins w:id="235" w:author="Theel, Amanda L." w:date="2024-10-15T13:48:00Z" w16du:dateUtc="2024-10-15T18:48:00Z">
        <w:r w:rsidR="00016216">
          <w:t xml:space="preserve"> within the scoreboard and Discord.</w:t>
        </w:r>
      </w:ins>
      <w:del w:id="236" w:author="Theel, Amanda L." w:date="2024-10-15T13:48:00Z" w16du:dateUtc="2024-10-15T18:48:00Z">
        <w:r w:rsidRPr="00DC068F" w:rsidDel="00016216">
          <w:delText>.</w:delText>
        </w:r>
      </w:del>
      <w:r w:rsidRPr="00DC068F">
        <w:t xml:space="preserve"> </w:t>
      </w:r>
      <w:r w:rsidRPr="00DC068F">
        <w:rPr>
          <w:rStyle w:val="IntenseEmphasis"/>
        </w:rPr>
        <w:t>DO NOT try to gain access to the folder prior to the password being provided by staff.</w:t>
      </w:r>
      <w:r w:rsidRPr="00DC068F">
        <w:t xml:space="preserve"> Attempting to do so will result in point deductions up to disqualification. It is recommended that participants obtain the anomaly dependency files prior to the competition to avoid time delays. </w:t>
      </w:r>
    </w:p>
    <w:p w14:paraId="4EAC7C6F" w14:textId="77777777" w:rsidR="00EC30BB" w:rsidRPr="00D3308E" w:rsidRDefault="00EC30BB" w:rsidP="00EC30BB">
      <w:pPr>
        <w:pStyle w:val="Heading3"/>
      </w:pPr>
      <w:bookmarkStart w:id="237" w:name="_Toc148092097"/>
      <w:r>
        <w:t>Dependency Information</w:t>
      </w:r>
      <w:bookmarkEnd w:id="237"/>
      <w:r>
        <w:t xml:space="preserve"> </w:t>
      </w:r>
    </w:p>
    <w:p w14:paraId="571C1DF0" w14:textId="77777777" w:rsidR="00DC068F" w:rsidRDefault="00DC068F" w:rsidP="00DC068F">
      <w:r>
        <w:t>Some challenges do not have dependency files associated with the anomaly. The zipped dependency file folder will contain subfolders for each anomaly (</w:t>
      </w:r>
      <w:r w:rsidRPr="00A53354">
        <w:t xml:space="preserve">Anomaly 01 – Anomaly </w:t>
      </w:r>
      <w:r>
        <w:t xml:space="preserve">74) but not all folders will have content as some questions do not require more information. Be sure to check the folder for content prior to solving the problem. The number of attempts may be limited, and it is your team’s responsibility to check the appropriate folder to get the information you need. </w:t>
      </w:r>
    </w:p>
    <w:p w14:paraId="75BABDA9" w14:textId="77777777" w:rsidR="00EC30BB" w:rsidRDefault="00EC30BB" w:rsidP="00EC30BB">
      <w:pPr>
        <w:pStyle w:val="Heading3"/>
      </w:pPr>
      <w:bookmarkStart w:id="238" w:name="_Toc148092098"/>
      <w:r>
        <w:t>Scoreboard</w:t>
      </w:r>
      <w:bookmarkEnd w:id="238"/>
    </w:p>
    <w:p w14:paraId="1D74FD0F" w14:textId="3C16B5A3" w:rsidR="00DC068F" w:rsidRDefault="00DC068F" w:rsidP="00DC068F">
      <w:r>
        <w:t xml:space="preserve">Some challenges have multiple attempts. The number of attempts will be based on the level of difficulty and points will be awarded for successfully answering the anomaly. All trivia-based anomalies will only </w:t>
      </w:r>
      <w:r w:rsidDel="00437F82">
        <w:t xml:space="preserve">have </w:t>
      </w:r>
      <w:r>
        <w:t>one attempt.</w:t>
      </w:r>
    </w:p>
    <w:p w14:paraId="03415FC8" w14:textId="77777777" w:rsidR="00EC30BB" w:rsidRDefault="00EC30BB" w:rsidP="00EC30BB">
      <w:pPr>
        <w:pStyle w:val="Heading3"/>
      </w:pPr>
      <w:bookmarkStart w:id="239" w:name="_Toc107418265"/>
      <w:bookmarkStart w:id="240" w:name="_Toc148092099"/>
      <w:r>
        <w:t>Syntax</w:t>
      </w:r>
      <w:bookmarkEnd w:id="239"/>
      <w:bookmarkEnd w:id="240"/>
    </w:p>
    <w:p w14:paraId="6BDF4A77" w14:textId="77777777" w:rsidR="00DC068F" w:rsidRDefault="00DC068F" w:rsidP="00DC068F">
      <w:r>
        <w:rPr>
          <w:rStyle w:val="IntenseEmphasis"/>
        </w:rPr>
        <w:t>Most a</w:t>
      </w:r>
      <w:r w:rsidRPr="009D3E7D">
        <w:rPr>
          <w:rStyle w:val="IntenseEmphasis"/>
        </w:rPr>
        <w:t>nomalies are not case sensitive but are syntax sensitive</w:t>
      </w:r>
      <w:r>
        <w:t xml:space="preserve">. This means that participants must use proper spelling, grammar, and special characters, as indicated by “syntax hints” written into the question area of the scoreboard. If an anomaly is </w:t>
      </w:r>
      <w:r w:rsidRPr="00A53354">
        <w:rPr>
          <w:rStyle w:val="SubtleEmphasis"/>
        </w:rPr>
        <w:t>CASE SENSITIVE</w:t>
      </w:r>
      <w:r>
        <w:t xml:space="preserve">, it will be made known in the question. </w:t>
      </w:r>
    </w:p>
    <w:p w14:paraId="4B77F9DA" w14:textId="4E658E0F" w:rsidR="00EC30BB" w:rsidRDefault="00EC30BB" w:rsidP="00EC30BB">
      <w:pPr>
        <w:pStyle w:val="Heading3"/>
      </w:pPr>
      <w:bookmarkStart w:id="241" w:name="_Toc148092100"/>
      <w:r>
        <w:t>Assistance</w:t>
      </w:r>
      <w:bookmarkEnd w:id="241"/>
    </w:p>
    <w:p w14:paraId="72988610" w14:textId="77777777" w:rsidR="00DC068F" w:rsidRPr="00EC30BB" w:rsidRDefault="00DC068F" w:rsidP="00DC068F">
      <w:r>
        <w:lastRenderedPageBreak/>
        <w:t xml:space="preserve">If you need assistance with any anomalies, please utilize the help desk feature within Discord. </w:t>
      </w:r>
      <w:r w:rsidRPr="00EC30BB">
        <w:t>Please only use the help desk feature if you have a technical problem with the dependency file</w:t>
      </w:r>
      <w:r>
        <w:t xml:space="preserve">. This is </w:t>
      </w:r>
      <w:r w:rsidRPr="003C2D8E">
        <w:rPr>
          <w:b/>
          <w:bCs/>
        </w:rPr>
        <w:t>not</w:t>
      </w:r>
      <w:r>
        <w:t xml:space="preserve"> to verify if your answer is correct. </w:t>
      </w:r>
      <w:r w:rsidRPr="00A53354">
        <w:rPr>
          <w:rStyle w:val="Strong"/>
        </w:rPr>
        <w:t>DO NOT DM</w:t>
      </w:r>
      <w:r>
        <w:t xml:space="preserve"> a staff member directly. Students will be directed to the Discord ticket system. </w:t>
      </w:r>
    </w:p>
    <w:p w14:paraId="70E55573" w14:textId="77777777" w:rsidR="00EC30BB" w:rsidRDefault="00EC30BB" w:rsidP="00EC30BB">
      <w:pPr>
        <w:pStyle w:val="Heading3"/>
      </w:pPr>
      <w:bookmarkStart w:id="242" w:name="_Toc148092101"/>
      <w:r>
        <w:t>Sample Anomalies</w:t>
      </w:r>
      <w:bookmarkEnd w:id="242"/>
    </w:p>
    <w:p w14:paraId="290C20CD" w14:textId="77777777" w:rsidR="00EC30BB" w:rsidRDefault="00EC30BB" w:rsidP="00EC30BB">
      <w:r>
        <w:t>Here are some sample anomalies from previous competitions:</w:t>
      </w:r>
    </w:p>
    <w:tbl>
      <w:tblPr>
        <w:tblStyle w:val="GridTable4-Accent3"/>
        <w:tblW w:w="0" w:type="auto"/>
        <w:tblLook w:val="0420" w:firstRow="1" w:lastRow="0" w:firstColumn="0" w:lastColumn="0" w:noHBand="0" w:noVBand="1"/>
      </w:tblPr>
      <w:tblGrid>
        <w:gridCol w:w="7756"/>
        <w:gridCol w:w="783"/>
        <w:gridCol w:w="811"/>
      </w:tblGrid>
      <w:tr w:rsidR="00EC30BB" w:rsidRPr="0032052F" w14:paraId="00647CD8" w14:textId="77777777" w:rsidTr="003C2D8E">
        <w:trPr>
          <w:cnfStyle w:val="100000000000" w:firstRow="1" w:lastRow="0" w:firstColumn="0" w:lastColumn="0" w:oddVBand="0" w:evenVBand="0" w:oddHBand="0" w:evenHBand="0" w:firstRowFirstColumn="0" w:firstRowLastColumn="0" w:lastRowFirstColumn="0" w:lastRowLastColumn="0"/>
          <w:trHeight w:val="368"/>
        </w:trPr>
        <w:tc>
          <w:tcPr>
            <w:tcW w:w="0" w:type="auto"/>
            <w:vAlign w:val="bottom"/>
            <w:hideMark/>
          </w:tcPr>
          <w:p w14:paraId="51533469" w14:textId="77777777" w:rsidR="00EC30BB" w:rsidRPr="0032052F" w:rsidRDefault="00EC30BB" w:rsidP="003C2D8E">
            <w:pPr>
              <w:spacing w:before="0"/>
            </w:pPr>
            <w:r w:rsidRPr="0032052F">
              <w:t>Question</w:t>
            </w:r>
          </w:p>
        </w:tc>
        <w:tc>
          <w:tcPr>
            <w:tcW w:w="0" w:type="auto"/>
            <w:vAlign w:val="bottom"/>
            <w:hideMark/>
          </w:tcPr>
          <w:p w14:paraId="000E751E" w14:textId="77777777" w:rsidR="00EC30BB" w:rsidRPr="0032052F" w:rsidRDefault="00EC30BB" w:rsidP="003C2D8E">
            <w:pPr>
              <w:spacing w:before="0"/>
            </w:pPr>
            <w:r w:rsidRPr="0032052F">
              <w:t>Task</w:t>
            </w:r>
          </w:p>
        </w:tc>
        <w:tc>
          <w:tcPr>
            <w:tcW w:w="0" w:type="auto"/>
            <w:vAlign w:val="bottom"/>
            <w:hideMark/>
          </w:tcPr>
          <w:p w14:paraId="45AFB2A0" w14:textId="77777777" w:rsidR="00EC30BB" w:rsidRPr="0032052F" w:rsidRDefault="00EC30BB" w:rsidP="003C2D8E">
            <w:pPr>
              <w:spacing w:before="0"/>
            </w:pPr>
            <w:r w:rsidRPr="0032052F">
              <w:t>KSA ID</w:t>
            </w:r>
          </w:p>
        </w:tc>
      </w:tr>
      <w:tr w:rsidR="00EC30BB" w:rsidRPr="0032052F" w14:paraId="3A69D3E4" w14:textId="77777777" w:rsidTr="003C2D8E">
        <w:trPr>
          <w:cnfStyle w:val="000000100000" w:firstRow="0" w:lastRow="0" w:firstColumn="0" w:lastColumn="0" w:oddVBand="0" w:evenVBand="0" w:oddHBand="1" w:evenHBand="0" w:firstRowFirstColumn="0" w:firstRowLastColumn="0" w:lastRowFirstColumn="0" w:lastRowLastColumn="0"/>
          <w:trHeight w:val="584"/>
        </w:trPr>
        <w:tc>
          <w:tcPr>
            <w:tcW w:w="0" w:type="auto"/>
            <w:hideMark/>
          </w:tcPr>
          <w:p w14:paraId="2A162DFB" w14:textId="77777777" w:rsidR="00EC30BB" w:rsidRPr="0032052F" w:rsidRDefault="00EC30BB" w:rsidP="00EC30BB">
            <w:pPr>
              <w:spacing w:before="0"/>
            </w:pPr>
            <w:r w:rsidRPr="0032052F">
              <w:t>Anomaly 2: Snort Anomaly</w:t>
            </w:r>
            <w:r w:rsidRPr="0032052F">
              <w:br/>
              <w:t>The security team at your company has recently produced a log of network traffic that is particularly troubling, as they believe it might have included the exchange or Malware. Using an intrusion detection system such as Snort, analyze the packet capture they have provided to you (</w:t>
            </w:r>
            <w:proofErr w:type="spellStart"/>
            <w:r w:rsidRPr="0032052F">
              <w:t>snort_anomaly_</w:t>
            </w:r>
            <w:proofErr w:type="gramStart"/>
            <w:r w:rsidRPr="0032052F">
              <w:t>capture.pcap</w:t>
            </w:r>
            <w:proofErr w:type="spellEnd"/>
            <w:proofErr w:type="gramEnd"/>
            <w:r w:rsidRPr="0032052F">
              <w:t>). Using the capabilities of this software, determine the name of the first incident of malware present (specifically look at traffic from 192.168.1.135:445 to 192.168.1.112:49759). Submit the name of the malware as your answer (exclude the MALWARE-CNC designation before the name).</w:t>
            </w:r>
          </w:p>
        </w:tc>
        <w:tc>
          <w:tcPr>
            <w:tcW w:w="0" w:type="auto"/>
            <w:hideMark/>
          </w:tcPr>
          <w:p w14:paraId="2FEEC2EA" w14:textId="77777777" w:rsidR="00EC30BB" w:rsidRPr="0032052F" w:rsidRDefault="00EC30BB" w:rsidP="00EC30BB">
            <w:pPr>
              <w:spacing w:before="0"/>
            </w:pPr>
            <w:r w:rsidRPr="0032052F">
              <w:t>T0288</w:t>
            </w:r>
          </w:p>
        </w:tc>
        <w:tc>
          <w:tcPr>
            <w:tcW w:w="0" w:type="auto"/>
            <w:hideMark/>
          </w:tcPr>
          <w:p w14:paraId="75B84CDE" w14:textId="77777777" w:rsidR="00EC30BB" w:rsidRPr="0032052F" w:rsidRDefault="00EC30BB" w:rsidP="00EC30BB">
            <w:pPr>
              <w:spacing w:before="0"/>
            </w:pPr>
            <w:r w:rsidRPr="0032052F">
              <w:t>K0191</w:t>
            </w:r>
          </w:p>
        </w:tc>
      </w:tr>
      <w:tr w:rsidR="00EC30BB" w:rsidRPr="0032052F" w14:paraId="6E63AC3E" w14:textId="77777777" w:rsidTr="003C2D8E">
        <w:trPr>
          <w:trHeight w:val="584"/>
        </w:trPr>
        <w:tc>
          <w:tcPr>
            <w:tcW w:w="0" w:type="auto"/>
            <w:hideMark/>
          </w:tcPr>
          <w:p w14:paraId="08F29365" w14:textId="77777777" w:rsidR="00EC30BB" w:rsidRPr="0032052F" w:rsidRDefault="00EC30BB" w:rsidP="00EC30BB">
            <w:pPr>
              <w:spacing w:before="0"/>
            </w:pPr>
            <w:r w:rsidRPr="0032052F">
              <w:t>Anomaly 3: Wireshark Anomaly</w:t>
            </w:r>
            <w:r w:rsidRPr="0032052F">
              <w:br/>
              <w:t>A user at your company was recently seen to be browsing a potentially malicious website. A packet capture was saved from this website visit, and you have been tasked with determining what image the user opened from the website. Analyze this packet capture file (</w:t>
            </w:r>
            <w:proofErr w:type="spellStart"/>
            <w:r w:rsidRPr="0032052F">
              <w:t>anomaly_packets.cap</w:t>
            </w:r>
            <w:proofErr w:type="spellEnd"/>
            <w:r w:rsidRPr="0032052F">
              <w:t>) with an appropriate tool and provide the answer of what animals (plural noun) are displayed in the file “DSC07858.JPG”.</w:t>
            </w:r>
          </w:p>
        </w:tc>
        <w:tc>
          <w:tcPr>
            <w:tcW w:w="0" w:type="auto"/>
            <w:hideMark/>
          </w:tcPr>
          <w:p w14:paraId="5D0D3AB1" w14:textId="77777777" w:rsidR="00EC30BB" w:rsidRPr="0032052F" w:rsidRDefault="00EC30BB" w:rsidP="00EC30BB">
            <w:pPr>
              <w:spacing w:before="0"/>
            </w:pPr>
            <w:r w:rsidRPr="0032052F">
              <w:t>T0240</w:t>
            </w:r>
          </w:p>
        </w:tc>
        <w:tc>
          <w:tcPr>
            <w:tcW w:w="0" w:type="auto"/>
            <w:hideMark/>
          </w:tcPr>
          <w:p w14:paraId="5F91908F" w14:textId="77777777" w:rsidR="00EC30BB" w:rsidRPr="0032052F" w:rsidRDefault="00EC30BB" w:rsidP="00EC30BB">
            <w:pPr>
              <w:spacing w:before="0"/>
            </w:pPr>
            <w:r w:rsidRPr="0032052F">
              <w:t>S0156</w:t>
            </w:r>
          </w:p>
        </w:tc>
      </w:tr>
    </w:tbl>
    <w:p w14:paraId="53E3C8B3" w14:textId="77777777" w:rsidR="00EC30BB" w:rsidRDefault="00EC30BB" w:rsidP="00EC30BB">
      <w:pPr>
        <w:pStyle w:val="Heading3"/>
      </w:pPr>
      <w:bookmarkStart w:id="243" w:name="_Toc148092102"/>
      <w:r>
        <w:t>Suggested Software</w:t>
      </w:r>
      <w:bookmarkEnd w:id="243"/>
    </w:p>
    <w:p w14:paraId="649769C5" w14:textId="407A2A1C" w:rsidR="00EC30BB" w:rsidRDefault="00EC30BB" w:rsidP="00EC30BB">
      <w:r>
        <w:t>Below is a list of software that is no</w:t>
      </w:r>
      <w:r w:rsidR="00DC068F">
        <w:t>t</w:t>
      </w:r>
      <w:r>
        <w:t xml:space="preserve"> required but will be extremely helpful in solving anomalies.</w:t>
      </w:r>
    </w:p>
    <w:tbl>
      <w:tblPr>
        <w:tblStyle w:val="GridTable4-Accent3"/>
        <w:tblW w:w="7124" w:type="dxa"/>
        <w:jc w:val="center"/>
        <w:tblLook w:val="04A0" w:firstRow="1" w:lastRow="0" w:firstColumn="1" w:lastColumn="0" w:noHBand="0" w:noVBand="1"/>
      </w:tblPr>
      <w:tblGrid>
        <w:gridCol w:w="4106"/>
        <w:gridCol w:w="3018"/>
      </w:tblGrid>
      <w:tr w:rsidR="00EC30BB" w14:paraId="62AA05C7" w14:textId="77777777" w:rsidTr="00DC068F">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0" w:type="auto"/>
          </w:tcPr>
          <w:p w14:paraId="1FC1A1B4" w14:textId="77777777" w:rsidR="00EC30BB" w:rsidRDefault="00EC30BB" w:rsidP="007E4B27">
            <w:r>
              <w:t>Tool</w:t>
            </w:r>
          </w:p>
        </w:tc>
        <w:tc>
          <w:tcPr>
            <w:tcW w:w="0" w:type="auto"/>
          </w:tcPr>
          <w:p w14:paraId="626548E3" w14:textId="77777777" w:rsidR="00EC30BB" w:rsidRDefault="00EC30BB" w:rsidP="007E4B27">
            <w:pPr>
              <w:cnfStyle w:val="100000000000" w:firstRow="1" w:lastRow="0" w:firstColumn="0" w:lastColumn="0" w:oddVBand="0" w:evenVBand="0" w:oddHBand="0" w:evenHBand="0" w:firstRowFirstColumn="0" w:firstRowLastColumn="0" w:lastRowFirstColumn="0" w:lastRowLastColumn="0"/>
            </w:pPr>
            <w:r>
              <w:t>Purpose</w:t>
            </w:r>
          </w:p>
        </w:tc>
      </w:tr>
      <w:tr w:rsidR="00DC068F" w14:paraId="5BA019B4" w14:textId="77777777" w:rsidTr="00DC068F">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AC90EA" w14:textId="0918EC39" w:rsidR="00DC068F" w:rsidRDefault="00DC068F" w:rsidP="00DC068F">
            <w:pPr>
              <w:spacing w:before="0"/>
            </w:pPr>
            <w:r>
              <w:t>Wireshark</w:t>
            </w:r>
          </w:p>
        </w:tc>
        <w:tc>
          <w:tcPr>
            <w:tcW w:w="0" w:type="auto"/>
            <w:vAlign w:val="center"/>
          </w:tcPr>
          <w:p w14:paraId="0A4030E3" w14:textId="1C2B0054" w:rsidR="00DC068F" w:rsidRDefault="00DC068F" w:rsidP="00DC068F">
            <w:pPr>
              <w:spacing w:before="0"/>
              <w:cnfStyle w:val="000000100000" w:firstRow="0" w:lastRow="0" w:firstColumn="0" w:lastColumn="0" w:oddVBand="0" w:evenVBand="0" w:oddHBand="1" w:evenHBand="0" w:firstRowFirstColumn="0" w:firstRowLastColumn="0" w:lastRowFirstColumn="0" w:lastRowLastColumn="0"/>
            </w:pPr>
            <w:r>
              <w:t>PCAP analysis</w:t>
            </w:r>
          </w:p>
        </w:tc>
      </w:tr>
      <w:tr w:rsidR="00DC068F" w14:paraId="0481C4C9" w14:textId="77777777" w:rsidTr="00DC068F">
        <w:trPr>
          <w:trHeight w:val="2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06F2CC" w14:textId="38B86424" w:rsidR="00DC068F" w:rsidRDefault="00DC068F" w:rsidP="00DC068F">
            <w:pPr>
              <w:spacing w:before="0"/>
            </w:pPr>
            <w:proofErr w:type="spellStart"/>
            <w:r>
              <w:t>Steghide</w:t>
            </w:r>
            <w:proofErr w:type="spellEnd"/>
          </w:p>
        </w:tc>
        <w:tc>
          <w:tcPr>
            <w:tcW w:w="0" w:type="auto"/>
            <w:vAlign w:val="center"/>
          </w:tcPr>
          <w:p w14:paraId="2D9D3EDF" w14:textId="14E699D0" w:rsidR="00DC068F" w:rsidRDefault="00DC068F" w:rsidP="00DC068F">
            <w:pPr>
              <w:spacing w:before="0"/>
              <w:cnfStyle w:val="000000000000" w:firstRow="0" w:lastRow="0" w:firstColumn="0" w:lastColumn="0" w:oddVBand="0" w:evenVBand="0" w:oddHBand="0" w:evenHBand="0" w:firstRowFirstColumn="0" w:firstRowLastColumn="0" w:lastRowFirstColumn="0" w:lastRowLastColumn="0"/>
            </w:pPr>
            <w:r>
              <w:t>Steganography decoding</w:t>
            </w:r>
          </w:p>
        </w:tc>
      </w:tr>
      <w:tr w:rsidR="00DC068F" w14:paraId="31B92170" w14:textId="77777777" w:rsidTr="00DC068F">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670959" w14:textId="6DA78724" w:rsidR="00DC068F" w:rsidRDefault="00DC068F" w:rsidP="00DC068F">
            <w:pPr>
              <w:spacing w:before="0"/>
            </w:pPr>
            <w:r>
              <w:t xml:space="preserve">John the Ripper, </w:t>
            </w:r>
            <w:proofErr w:type="spellStart"/>
            <w:r>
              <w:t>hashcat</w:t>
            </w:r>
            <w:proofErr w:type="spellEnd"/>
          </w:p>
        </w:tc>
        <w:tc>
          <w:tcPr>
            <w:tcW w:w="0" w:type="auto"/>
            <w:vAlign w:val="center"/>
          </w:tcPr>
          <w:p w14:paraId="68DE42E4" w14:textId="4EF87453" w:rsidR="00DC068F" w:rsidRDefault="00DC068F" w:rsidP="00DC068F">
            <w:pPr>
              <w:spacing w:before="0"/>
              <w:cnfStyle w:val="000000100000" w:firstRow="0" w:lastRow="0" w:firstColumn="0" w:lastColumn="0" w:oddVBand="0" w:evenVBand="0" w:oddHBand="1" w:evenHBand="0" w:firstRowFirstColumn="0" w:firstRowLastColumn="0" w:lastRowFirstColumn="0" w:lastRowLastColumn="0"/>
            </w:pPr>
            <w:r>
              <w:t>Password cracking tool</w:t>
            </w:r>
          </w:p>
        </w:tc>
      </w:tr>
      <w:tr w:rsidR="00DC068F" w14:paraId="2317744C" w14:textId="77777777" w:rsidTr="00DC068F">
        <w:trPr>
          <w:trHeight w:val="2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448740" w14:textId="2C9384EC" w:rsidR="00DC068F" w:rsidRDefault="00DC068F" w:rsidP="00DC068F">
            <w:pPr>
              <w:spacing w:before="0"/>
            </w:pPr>
            <w:r>
              <w:t>NMAP</w:t>
            </w:r>
          </w:p>
        </w:tc>
        <w:tc>
          <w:tcPr>
            <w:tcW w:w="0" w:type="auto"/>
            <w:vAlign w:val="center"/>
          </w:tcPr>
          <w:p w14:paraId="2E05799E" w14:textId="325F135F" w:rsidR="00DC068F" w:rsidRDefault="00DC068F" w:rsidP="00DC068F">
            <w:pPr>
              <w:spacing w:before="0"/>
              <w:cnfStyle w:val="000000000000" w:firstRow="0" w:lastRow="0" w:firstColumn="0" w:lastColumn="0" w:oddVBand="0" w:evenVBand="0" w:oddHBand="0" w:evenHBand="0" w:firstRowFirstColumn="0" w:firstRowLastColumn="0" w:lastRowFirstColumn="0" w:lastRowLastColumn="0"/>
            </w:pPr>
            <w:r>
              <w:t>Network mapping</w:t>
            </w:r>
          </w:p>
        </w:tc>
      </w:tr>
      <w:tr w:rsidR="00DC068F" w14:paraId="43601B4C" w14:textId="77777777" w:rsidTr="00DC068F">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D54F8A" w14:textId="047701DA" w:rsidR="00DC068F" w:rsidRPr="002C6974" w:rsidRDefault="00DC068F" w:rsidP="00DC068F">
            <w:pPr>
              <w:spacing w:before="0"/>
              <w:rPr>
                <w:lang w:val="es-ES"/>
                <w:rPrChange w:id="244" w:author="Theel, Amanda L." w:date="2024-10-10T13:25:00Z" w16du:dateUtc="2024-10-10T18:25:00Z">
                  <w:rPr/>
                </w:rPrChange>
              </w:rPr>
            </w:pPr>
            <w:r w:rsidRPr="00D24347">
              <w:rPr>
                <w:lang w:val="es-ES"/>
              </w:rPr>
              <w:t>Linux distro (Kali, Debian, etc.)</w:t>
            </w:r>
          </w:p>
        </w:tc>
        <w:tc>
          <w:tcPr>
            <w:tcW w:w="0" w:type="auto"/>
            <w:vAlign w:val="center"/>
          </w:tcPr>
          <w:p w14:paraId="7359495B" w14:textId="648EAF9B" w:rsidR="00DC068F" w:rsidRDefault="00DC068F" w:rsidP="00DC068F">
            <w:pPr>
              <w:spacing w:before="0"/>
              <w:cnfStyle w:val="000000100000" w:firstRow="0" w:lastRow="0" w:firstColumn="0" w:lastColumn="0" w:oddVBand="0" w:evenVBand="0" w:oddHBand="1" w:evenHBand="0" w:firstRowFirstColumn="0" w:firstRowLastColumn="0" w:lastRowFirstColumn="0" w:lastRowLastColumn="0"/>
            </w:pPr>
            <w:r>
              <w:t xml:space="preserve">Analyzing anomalies  </w:t>
            </w:r>
          </w:p>
        </w:tc>
      </w:tr>
      <w:tr w:rsidR="00DC068F" w14:paraId="3BB5FD9D" w14:textId="77777777" w:rsidTr="00DC068F">
        <w:trPr>
          <w:trHeight w:val="2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041A89" w14:textId="50F3BBFA" w:rsidR="00DC068F" w:rsidRPr="002C6974" w:rsidRDefault="00DC068F" w:rsidP="00DC068F">
            <w:pPr>
              <w:spacing w:before="0"/>
              <w:rPr>
                <w:rPrChange w:id="245" w:author="Theel, Amanda L." w:date="2024-10-10T13:25:00Z" w16du:dateUtc="2024-10-10T18:25:00Z">
                  <w:rPr>
                    <w:lang w:val="es-ES"/>
                  </w:rPr>
                </w:rPrChange>
              </w:rPr>
            </w:pPr>
            <w:r>
              <w:t xml:space="preserve">Outlook or </w:t>
            </w:r>
            <w:proofErr w:type="spellStart"/>
            <w:r>
              <w:t>VSCode</w:t>
            </w:r>
            <w:proofErr w:type="spellEnd"/>
            <w:r>
              <w:t xml:space="preserve"> to preview EML</w:t>
            </w:r>
          </w:p>
        </w:tc>
        <w:tc>
          <w:tcPr>
            <w:tcW w:w="0" w:type="auto"/>
            <w:vAlign w:val="center"/>
          </w:tcPr>
          <w:p w14:paraId="0D7AD124" w14:textId="317F4A86" w:rsidR="00DC068F" w:rsidRDefault="00DC068F" w:rsidP="00DC068F">
            <w:pPr>
              <w:spacing w:before="0"/>
              <w:cnfStyle w:val="000000000000" w:firstRow="0" w:lastRow="0" w:firstColumn="0" w:lastColumn="0" w:oddVBand="0" w:evenVBand="0" w:oddHBand="0" w:evenHBand="0" w:firstRowFirstColumn="0" w:firstRowLastColumn="0" w:lastRowFirstColumn="0" w:lastRowLastColumn="0"/>
            </w:pPr>
            <w:r>
              <w:t>Needed for an anomaly</w:t>
            </w:r>
          </w:p>
        </w:tc>
      </w:tr>
      <w:tr w:rsidR="00DC068F" w14:paraId="138311E2" w14:textId="77777777" w:rsidTr="00DC068F">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CF37F7" w14:textId="7B5AD550" w:rsidR="00DC068F" w:rsidRDefault="00DC068F" w:rsidP="00DC068F">
            <w:pPr>
              <w:spacing w:before="0"/>
            </w:pPr>
            <w:r>
              <w:t>Grep or CyberChef</w:t>
            </w:r>
          </w:p>
        </w:tc>
        <w:tc>
          <w:tcPr>
            <w:tcW w:w="0" w:type="auto"/>
            <w:vAlign w:val="center"/>
          </w:tcPr>
          <w:p w14:paraId="5BA2E6F4" w14:textId="66B647B6" w:rsidR="00DC068F" w:rsidRDefault="00DC068F" w:rsidP="00DC068F">
            <w:pPr>
              <w:spacing w:before="0"/>
              <w:cnfStyle w:val="000000100000" w:firstRow="0" w:lastRow="0" w:firstColumn="0" w:lastColumn="0" w:oddVBand="0" w:evenVBand="0" w:oddHBand="1" w:evenHBand="0" w:firstRowFirstColumn="0" w:firstRowLastColumn="0" w:lastRowFirstColumn="0" w:lastRowLastColumn="0"/>
            </w:pPr>
            <w:r>
              <w:t>Needed for an anomaly</w:t>
            </w:r>
          </w:p>
        </w:tc>
      </w:tr>
      <w:tr w:rsidR="00DC068F" w14:paraId="794B62BD" w14:textId="77777777" w:rsidTr="00DC068F">
        <w:trPr>
          <w:trHeight w:val="2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51CC84" w14:textId="79E9EF73" w:rsidR="00DC068F" w:rsidRDefault="00DC068F" w:rsidP="00DC068F">
            <w:pPr>
              <w:spacing w:before="0"/>
            </w:pPr>
            <w:r>
              <w:t>Python</w:t>
            </w:r>
          </w:p>
        </w:tc>
        <w:tc>
          <w:tcPr>
            <w:tcW w:w="0" w:type="auto"/>
            <w:vAlign w:val="center"/>
          </w:tcPr>
          <w:p w14:paraId="2B1FAD62" w14:textId="1E9402EB" w:rsidR="00DC068F" w:rsidRDefault="00DC068F" w:rsidP="00DC068F">
            <w:pPr>
              <w:spacing w:before="0"/>
              <w:cnfStyle w:val="000000000000" w:firstRow="0" w:lastRow="0" w:firstColumn="0" w:lastColumn="0" w:oddVBand="0" w:evenVBand="0" w:oddHBand="0" w:evenHBand="0" w:firstRowFirstColumn="0" w:firstRowLastColumn="0" w:lastRowFirstColumn="0" w:lastRowLastColumn="0"/>
            </w:pPr>
            <w:r>
              <w:t>Needed for an anomaly</w:t>
            </w:r>
          </w:p>
        </w:tc>
      </w:tr>
      <w:tr w:rsidR="00DC068F" w14:paraId="15E8705D" w14:textId="77777777" w:rsidTr="00DC068F">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17DA34" w14:textId="2F40B9D4" w:rsidR="00DC068F" w:rsidRDefault="00DC068F" w:rsidP="00DC068F">
            <w:pPr>
              <w:spacing w:before="0"/>
            </w:pPr>
            <w:r>
              <w:t xml:space="preserve">Pandas </w:t>
            </w:r>
            <w:proofErr w:type="spellStart"/>
            <w:r>
              <w:t>nltk</w:t>
            </w:r>
            <w:proofErr w:type="spellEnd"/>
            <w:r>
              <w:t xml:space="preserve"> </w:t>
            </w:r>
            <w:proofErr w:type="spellStart"/>
            <w:r>
              <w:t>matlplotlib</w:t>
            </w:r>
            <w:proofErr w:type="spellEnd"/>
            <w:r>
              <w:t xml:space="preserve"> seaborn</w:t>
            </w:r>
          </w:p>
        </w:tc>
        <w:tc>
          <w:tcPr>
            <w:tcW w:w="0" w:type="auto"/>
            <w:vAlign w:val="center"/>
          </w:tcPr>
          <w:p w14:paraId="1A1AEC50" w14:textId="6125C64A" w:rsidR="00DC068F" w:rsidRDefault="00DC068F" w:rsidP="00DC068F">
            <w:pPr>
              <w:spacing w:before="0"/>
              <w:cnfStyle w:val="000000100000" w:firstRow="0" w:lastRow="0" w:firstColumn="0" w:lastColumn="0" w:oddVBand="0" w:evenVBand="0" w:oddHBand="1" w:evenHBand="0" w:firstRowFirstColumn="0" w:firstRowLastColumn="0" w:lastRowFirstColumn="0" w:lastRowLastColumn="0"/>
            </w:pPr>
            <w:r>
              <w:t>Needed for an anomaly</w:t>
            </w:r>
          </w:p>
        </w:tc>
      </w:tr>
    </w:tbl>
    <w:p w14:paraId="1F483E69" w14:textId="77777777" w:rsidR="00EC30BB" w:rsidRDefault="00EC30BB" w:rsidP="00EC30BB"/>
    <w:p w14:paraId="04E148E0" w14:textId="77777777" w:rsidR="004A6E32" w:rsidRPr="00556FBA" w:rsidRDefault="004A6E32" w:rsidP="004A6E32">
      <w:pPr>
        <w:pStyle w:val="Heading2"/>
        <w:rPr>
          <w:color w:val="9F410F"/>
          <w:sz w:val="32"/>
        </w:rPr>
      </w:pPr>
      <w:bookmarkStart w:id="246" w:name="_Toc148092103"/>
      <w:bookmarkEnd w:id="228"/>
      <w:r w:rsidRPr="00556FBA">
        <w:t>Penalties</w:t>
      </w:r>
      <w:bookmarkEnd w:id="246"/>
      <w:r w:rsidRPr="00556FBA">
        <w:rPr>
          <w:color w:val="9F410F"/>
          <w:sz w:val="32"/>
        </w:rPr>
        <w:t xml:space="preserve"> </w:t>
      </w:r>
    </w:p>
    <w:p w14:paraId="51B56BA7" w14:textId="77777777" w:rsidR="004A6E32" w:rsidRPr="00D42D92" w:rsidRDefault="004A6E32" w:rsidP="004A6E32">
      <w:r w:rsidRPr="00DE191A">
        <w:t>Penalties will be</w:t>
      </w:r>
      <w:r>
        <w:t xml:space="preserve"> assessed</w:t>
      </w:r>
      <w:r w:rsidRPr="00DE191A">
        <w:t xml:space="preserve"> </w:t>
      </w:r>
      <w:r>
        <w:t>if</w:t>
      </w:r>
      <w:r w:rsidRPr="00DE191A">
        <w:t xml:space="preserve"> a Blue team does not abide by the competition rules and guidelines. Teams should be </w:t>
      </w:r>
      <w:r w:rsidRPr="00D42D92">
        <w:t xml:space="preserve">aware of the following penalty deductions: </w:t>
      </w:r>
    </w:p>
    <w:p w14:paraId="5084DF10" w14:textId="5C563E11" w:rsidR="002C610E" w:rsidRDefault="3B262758" w:rsidP="009C6541">
      <w:pPr>
        <w:pStyle w:val="ListParagraph"/>
        <w:numPr>
          <w:ilvl w:val="0"/>
          <w:numId w:val="15"/>
        </w:numPr>
        <w:rPr>
          <w:rFonts w:cs="Calibri"/>
        </w:rPr>
      </w:pPr>
      <w:r w:rsidRPr="3B262758">
        <w:rPr>
          <w:rFonts w:cs="Calibri"/>
        </w:rPr>
        <w:t>Reimaging by White Team = 150 points per reinstall per box</w:t>
      </w:r>
    </w:p>
    <w:p w14:paraId="3D35BD41" w14:textId="02F82ADD" w:rsidR="007F199A" w:rsidRDefault="007F199A" w:rsidP="009C6541">
      <w:pPr>
        <w:pStyle w:val="ListParagraph"/>
        <w:numPr>
          <w:ilvl w:val="0"/>
          <w:numId w:val="15"/>
        </w:numPr>
        <w:rPr>
          <w:rFonts w:cs="Calibri"/>
        </w:rPr>
      </w:pPr>
      <w:r>
        <w:rPr>
          <w:rFonts w:cs="Calibri"/>
        </w:rPr>
        <w:t xml:space="preserve">Chronic password reset (more than </w:t>
      </w:r>
      <w:r w:rsidR="004C0074">
        <w:rPr>
          <w:rFonts w:cs="Calibri"/>
        </w:rPr>
        <w:t>2</w:t>
      </w:r>
      <w:r>
        <w:rPr>
          <w:rFonts w:cs="Calibri"/>
        </w:rPr>
        <w:t xml:space="preserve"> requests) = 50 points per request</w:t>
      </w:r>
    </w:p>
    <w:p w14:paraId="278FE046" w14:textId="563192CC" w:rsidR="007F199A" w:rsidRDefault="6963808E" w:rsidP="6963808E">
      <w:pPr>
        <w:pStyle w:val="ListParagraph"/>
        <w:numPr>
          <w:ilvl w:val="0"/>
          <w:numId w:val="15"/>
        </w:numPr>
        <w:rPr>
          <w:i/>
          <w:iCs/>
        </w:rPr>
      </w:pPr>
      <w:proofErr w:type="spellStart"/>
      <w:r w:rsidRPr="6963808E">
        <w:t>DMing</w:t>
      </w:r>
      <w:proofErr w:type="spellEnd"/>
      <w:r w:rsidRPr="6963808E">
        <w:t xml:space="preserve"> admins or staff in Discord = 10 points per each violation per person</w:t>
      </w:r>
    </w:p>
    <w:p w14:paraId="2221600A" w14:textId="594C874A" w:rsidR="007F199A" w:rsidRDefault="3B262758" w:rsidP="6963808E">
      <w:pPr>
        <w:pStyle w:val="ListParagraph"/>
        <w:numPr>
          <w:ilvl w:val="1"/>
          <w:numId w:val="15"/>
        </w:numPr>
        <w:rPr>
          <w:i/>
          <w:iCs/>
        </w:rPr>
      </w:pPr>
      <w:r>
        <w:t>The ticket system and text channels are available for any questions or issues you may encounter.</w:t>
      </w:r>
    </w:p>
    <w:p w14:paraId="503B691B" w14:textId="0605CEA5" w:rsidR="009F16A5" w:rsidRDefault="009F16A5" w:rsidP="009C6541">
      <w:pPr>
        <w:pStyle w:val="ListParagraph"/>
        <w:numPr>
          <w:ilvl w:val="0"/>
          <w:numId w:val="15"/>
        </w:numPr>
        <w:rPr>
          <w:rFonts w:cs="Calibri"/>
        </w:rPr>
      </w:pPr>
      <w:r>
        <w:rPr>
          <w:rFonts w:cs="Calibri"/>
        </w:rPr>
        <w:lastRenderedPageBreak/>
        <w:t xml:space="preserve">Failure to comply with </w:t>
      </w:r>
      <w:r w:rsidR="002C610E">
        <w:rPr>
          <w:rFonts w:cs="Calibri"/>
        </w:rPr>
        <w:t xml:space="preserve">VM or DNS </w:t>
      </w:r>
      <w:r>
        <w:rPr>
          <w:rFonts w:cs="Calibri"/>
        </w:rPr>
        <w:t>naming guid</w:t>
      </w:r>
      <w:r w:rsidR="002C610E">
        <w:rPr>
          <w:rFonts w:cs="Calibri"/>
        </w:rPr>
        <w:t>e</w:t>
      </w:r>
      <w:r>
        <w:rPr>
          <w:rFonts w:cs="Calibri"/>
        </w:rPr>
        <w:t xml:space="preserve"> during competition = </w:t>
      </w:r>
      <w:r w:rsidR="009D50D4">
        <w:rPr>
          <w:rFonts w:cs="Calibri"/>
        </w:rPr>
        <w:t>1</w:t>
      </w:r>
      <w:r>
        <w:rPr>
          <w:rFonts w:cs="Calibri"/>
        </w:rPr>
        <w:t>50 points per misnamed VM</w:t>
      </w:r>
    </w:p>
    <w:p w14:paraId="37AF2180" w14:textId="0A2EE3E2" w:rsidR="009F16A5" w:rsidRPr="00017730" w:rsidRDefault="009F16A5" w:rsidP="009C6541">
      <w:pPr>
        <w:pStyle w:val="ListParagraph"/>
        <w:numPr>
          <w:ilvl w:val="1"/>
          <w:numId w:val="15"/>
        </w:numPr>
        <w:rPr>
          <w:rFonts w:cs="Calibri"/>
        </w:rPr>
      </w:pPr>
      <w:r>
        <w:rPr>
          <w:rFonts w:cs="Calibri"/>
        </w:rPr>
        <w:t>Will be assessed by White team throughout competition.</w:t>
      </w:r>
    </w:p>
    <w:p w14:paraId="7681A01F" w14:textId="62CE8CBE" w:rsidR="009C2112" w:rsidRDefault="009C2112" w:rsidP="009C2112">
      <w:pPr>
        <w:pStyle w:val="ListParagraph"/>
        <w:numPr>
          <w:ilvl w:val="0"/>
          <w:numId w:val="15"/>
        </w:numPr>
      </w:pPr>
      <w:r w:rsidRPr="3B262758">
        <w:t>Attempting to manipulate or otherwise compromise any bots or channels in the Discord server</w:t>
      </w:r>
      <w:ins w:id="247" w:author="Theel, Amanda L." w:date="2024-10-15T11:26:00Z" w16du:dateUtc="2024-10-15T16:26:00Z">
        <w:r w:rsidR="001B720B">
          <w:t xml:space="preserve"> and/or the scoreboard</w:t>
        </w:r>
      </w:ins>
      <w:r w:rsidRPr="3B262758">
        <w:t xml:space="preserve"> = Disqualification</w:t>
      </w:r>
    </w:p>
    <w:p w14:paraId="367313DA" w14:textId="39DDFB11" w:rsidR="005016CC" w:rsidRDefault="004A6E32" w:rsidP="00197A08">
      <w:pPr>
        <w:pStyle w:val="ListParagraph"/>
        <w:numPr>
          <w:ilvl w:val="0"/>
          <w:numId w:val="15"/>
        </w:numPr>
        <w:sectPr w:rsidR="005016CC" w:rsidSect="002D5791">
          <w:footerReference w:type="default" r:id="rId19"/>
          <w:pgSz w:w="12240" w:h="15840"/>
          <w:pgMar w:top="1440" w:right="1440" w:bottom="1440" w:left="1440" w:header="720" w:footer="720" w:gutter="0"/>
          <w:pgNumType w:start="0"/>
          <w:cols w:space="720"/>
          <w:titlePg/>
          <w:docGrid w:linePitch="360"/>
        </w:sectPr>
      </w:pPr>
      <w:r w:rsidRPr="00D42D92">
        <w:t xml:space="preserve">Offensive action towards other teams’ networks or hardware and/or network = Disqualification </w:t>
      </w:r>
    </w:p>
    <w:p w14:paraId="09CED75C" w14:textId="77777777" w:rsidR="005016CC" w:rsidRDefault="005016CC" w:rsidP="005016CC">
      <w:pPr>
        <w:pStyle w:val="Heading1"/>
      </w:pPr>
      <w:bookmarkStart w:id="248" w:name="_Toc148092104"/>
      <w:r>
        <w:lastRenderedPageBreak/>
        <w:t>Rubrics</w:t>
      </w:r>
      <w:bookmarkEnd w:id="248"/>
    </w:p>
    <w:p w14:paraId="183B3287" w14:textId="43C9A067" w:rsidR="006658F7" w:rsidRDefault="006658F7" w:rsidP="005016CC">
      <w:pPr>
        <w:pStyle w:val="Heading2"/>
      </w:pPr>
      <w:bookmarkStart w:id="249" w:name="_Toc148092106"/>
      <w:r>
        <w:t>C</w:t>
      </w:r>
      <w:r w:rsidR="007229F5">
        <w:t>-Suite</w:t>
      </w:r>
      <w:r>
        <w:t xml:space="preserve"> Panel </w:t>
      </w:r>
      <w:r w:rsidR="00857DA4">
        <w:t xml:space="preserve">Brief (Video) </w:t>
      </w:r>
      <w:r>
        <w:t>Rubric</w:t>
      </w:r>
      <w:bookmarkEnd w:id="249"/>
    </w:p>
    <w:tbl>
      <w:tblPr>
        <w:tblW w:w="0" w:type="auto"/>
        <w:tblInd w:w="113"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1532"/>
        <w:gridCol w:w="1595"/>
        <w:gridCol w:w="2671"/>
        <w:gridCol w:w="2948"/>
        <w:gridCol w:w="2876"/>
        <w:gridCol w:w="2797"/>
      </w:tblGrid>
      <w:tr w:rsidR="00B50488" w14:paraId="01AADC61" w14:textId="77777777" w:rsidTr="00BF4C21">
        <w:trPr>
          <w:trHeight w:val="202"/>
        </w:trPr>
        <w:tc>
          <w:tcPr>
            <w:tcW w:w="1532" w:type="dxa"/>
            <w:tcBorders>
              <w:top w:val="nil"/>
              <w:left w:val="nil"/>
              <w:bottom w:val="nil"/>
              <w:right w:val="nil"/>
            </w:tcBorders>
          </w:tcPr>
          <w:p w14:paraId="0BFC4824" w14:textId="77777777" w:rsidR="00B50488" w:rsidRPr="00E165F4" w:rsidRDefault="00B50488" w:rsidP="00BF4C21">
            <w:pPr>
              <w:pStyle w:val="TableParagraph"/>
              <w:spacing w:line="183" w:lineRule="exact"/>
              <w:ind w:left="250" w:right="239"/>
              <w:jc w:val="center"/>
              <w:rPr>
                <w:b/>
                <w:bCs/>
                <w:iCs/>
                <w:sz w:val="18"/>
              </w:rPr>
            </w:pPr>
            <w:r w:rsidRPr="00E165F4">
              <w:rPr>
                <w:b/>
                <w:bCs/>
                <w:iCs/>
                <w:sz w:val="18"/>
              </w:rPr>
              <w:t>C-Suite</w:t>
            </w:r>
            <w:r w:rsidRPr="00E165F4">
              <w:rPr>
                <w:b/>
                <w:bCs/>
                <w:iCs/>
                <w:spacing w:val="-2"/>
                <w:sz w:val="18"/>
              </w:rPr>
              <w:t xml:space="preserve"> Panel</w:t>
            </w:r>
          </w:p>
        </w:tc>
        <w:tc>
          <w:tcPr>
            <w:tcW w:w="1595" w:type="dxa"/>
            <w:tcBorders>
              <w:top w:val="nil"/>
              <w:left w:val="nil"/>
              <w:right w:val="nil"/>
            </w:tcBorders>
          </w:tcPr>
          <w:p w14:paraId="6868323E" w14:textId="77777777" w:rsidR="00B50488" w:rsidRPr="00E165F4" w:rsidRDefault="00B50488" w:rsidP="00BF4C21">
            <w:pPr>
              <w:pStyle w:val="TableParagraph"/>
              <w:spacing w:line="183" w:lineRule="exact"/>
              <w:ind w:left="231" w:right="231"/>
              <w:jc w:val="center"/>
              <w:rPr>
                <w:b/>
                <w:bCs/>
                <w:sz w:val="18"/>
              </w:rPr>
            </w:pPr>
            <w:r w:rsidRPr="00E165F4">
              <w:rPr>
                <w:b/>
                <w:bCs/>
                <w:sz w:val="18"/>
              </w:rPr>
              <w:t>Not</w:t>
            </w:r>
            <w:r w:rsidRPr="00E165F4">
              <w:rPr>
                <w:b/>
                <w:bCs/>
                <w:spacing w:val="-1"/>
                <w:sz w:val="18"/>
              </w:rPr>
              <w:t xml:space="preserve"> </w:t>
            </w:r>
            <w:r w:rsidRPr="00E165F4">
              <w:rPr>
                <w:b/>
                <w:bCs/>
                <w:spacing w:val="-2"/>
                <w:sz w:val="18"/>
              </w:rPr>
              <w:t>Provided</w:t>
            </w:r>
          </w:p>
        </w:tc>
        <w:tc>
          <w:tcPr>
            <w:tcW w:w="2671" w:type="dxa"/>
            <w:tcBorders>
              <w:top w:val="nil"/>
              <w:left w:val="nil"/>
              <w:right w:val="nil"/>
            </w:tcBorders>
          </w:tcPr>
          <w:p w14:paraId="005C51F7" w14:textId="35C2DF31" w:rsidR="00B50488" w:rsidRPr="00E165F4" w:rsidRDefault="00B50488" w:rsidP="00E165F4">
            <w:pPr>
              <w:pStyle w:val="TableParagraph"/>
              <w:spacing w:line="183" w:lineRule="exact"/>
              <w:jc w:val="center"/>
              <w:rPr>
                <w:b/>
                <w:bCs/>
                <w:sz w:val="18"/>
              </w:rPr>
            </w:pPr>
            <w:r w:rsidRPr="00E165F4">
              <w:rPr>
                <w:b/>
                <w:bCs/>
                <w:spacing w:val="-2"/>
                <w:sz w:val="18"/>
              </w:rPr>
              <w:t>Emerging</w:t>
            </w:r>
          </w:p>
        </w:tc>
        <w:tc>
          <w:tcPr>
            <w:tcW w:w="2948" w:type="dxa"/>
            <w:tcBorders>
              <w:top w:val="nil"/>
              <w:left w:val="nil"/>
              <w:right w:val="nil"/>
            </w:tcBorders>
          </w:tcPr>
          <w:p w14:paraId="70C1113F" w14:textId="77777777" w:rsidR="00B50488" w:rsidRPr="00E165F4" w:rsidRDefault="00B50488" w:rsidP="00BF4C21">
            <w:pPr>
              <w:pStyle w:val="TableParagraph"/>
              <w:spacing w:line="183" w:lineRule="exact"/>
              <w:ind w:left="1041" w:right="1043"/>
              <w:jc w:val="center"/>
              <w:rPr>
                <w:b/>
                <w:bCs/>
                <w:sz w:val="18"/>
              </w:rPr>
            </w:pPr>
            <w:r w:rsidRPr="00E165F4">
              <w:rPr>
                <w:b/>
                <w:bCs/>
                <w:spacing w:val="-2"/>
                <w:sz w:val="18"/>
              </w:rPr>
              <w:t>Developing</w:t>
            </w:r>
          </w:p>
        </w:tc>
        <w:tc>
          <w:tcPr>
            <w:tcW w:w="2876" w:type="dxa"/>
            <w:tcBorders>
              <w:top w:val="nil"/>
              <w:left w:val="nil"/>
              <w:right w:val="nil"/>
            </w:tcBorders>
          </w:tcPr>
          <w:p w14:paraId="39BF97A6" w14:textId="77777777" w:rsidR="00B50488" w:rsidRPr="00E165F4" w:rsidRDefault="00B50488" w:rsidP="00BF4C21">
            <w:pPr>
              <w:pStyle w:val="TableParagraph"/>
              <w:spacing w:line="183" w:lineRule="exact"/>
              <w:ind w:left="1065" w:right="1069"/>
              <w:jc w:val="center"/>
              <w:rPr>
                <w:b/>
                <w:bCs/>
                <w:sz w:val="18"/>
              </w:rPr>
            </w:pPr>
            <w:r w:rsidRPr="00E165F4">
              <w:rPr>
                <w:b/>
                <w:bCs/>
                <w:spacing w:val="-2"/>
                <w:sz w:val="18"/>
              </w:rPr>
              <w:t>Proficient</w:t>
            </w:r>
          </w:p>
        </w:tc>
        <w:tc>
          <w:tcPr>
            <w:tcW w:w="2797" w:type="dxa"/>
            <w:tcBorders>
              <w:top w:val="nil"/>
              <w:left w:val="nil"/>
              <w:right w:val="nil"/>
            </w:tcBorders>
          </w:tcPr>
          <w:p w14:paraId="0629839D" w14:textId="77777777" w:rsidR="00B50488" w:rsidRPr="00E165F4" w:rsidRDefault="00B50488" w:rsidP="00BF4C21">
            <w:pPr>
              <w:pStyle w:val="TableParagraph"/>
              <w:spacing w:line="183" w:lineRule="exact"/>
              <w:ind w:left="995" w:right="997"/>
              <w:jc w:val="center"/>
              <w:rPr>
                <w:b/>
                <w:bCs/>
                <w:sz w:val="18"/>
              </w:rPr>
            </w:pPr>
            <w:r w:rsidRPr="00E165F4">
              <w:rPr>
                <w:b/>
                <w:bCs/>
                <w:spacing w:val="-2"/>
                <w:sz w:val="18"/>
              </w:rPr>
              <w:t>Exemplary</w:t>
            </w:r>
          </w:p>
        </w:tc>
      </w:tr>
      <w:tr w:rsidR="00B50488" w14:paraId="66DE0248" w14:textId="77777777" w:rsidTr="00BF4C21">
        <w:trPr>
          <w:trHeight w:val="203"/>
        </w:trPr>
        <w:tc>
          <w:tcPr>
            <w:tcW w:w="1532" w:type="dxa"/>
            <w:tcBorders>
              <w:top w:val="nil"/>
              <w:left w:val="nil"/>
              <w:bottom w:val="single" w:sz="2" w:space="0" w:color="666666"/>
              <w:right w:val="single" w:sz="2" w:space="0" w:color="666666"/>
            </w:tcBorders>
          </w:tcPr>
          <w:p w14:paraId="12D52D83" w14:textId="77777777" w:rsidR="00B50488" w:rsidRPr="00E165F4" w:rsidRDefault="00B50488" w:rsidP="00BF4C21">
            <w:pPr>
              <w:pStyle w:val="TableParagraph"/>
              <w:spacing w:line="175" w:lineRule="exact"/>
              <w:ind w:left="508" w:right="496"/>
              <w:jc w:val="center"/>
              <w:rPr>
                <w:b/>
                <w:bCs/>
                <w:iCs/>
                <w:sz w:val="18"/>
              </w:rPr>
            </w:pPr>
            <w:r w:rsidRPr="00E165F4">
              <w:rPr>
                <w:b/>
                <w:bCs/>
                <w:iCs/>
                <w:spacing w:val="-2"/>
                <w:sz w:val="18"/>
              </w:rPr>
              <w:t>Rubric</w:t>
            </w:r>
          </w:p>
        </w:tc>
        <w:tc>
          <w:tcPr>
            <w:tcW w:w="1595" w:type="dxa"/>
            <w:tcBorders>
              <w:left w:val="single" w:sz="2" w:space="0" w:color="666666"/>
              <w:bottom w:val="single" w:sz="2" w:space="0" w:color="666666"/>
              <w:right w:val="single" w:sz="2" w:space="0" w:color="666666"/>
            </w:tcBorders>
            <w:shd w:val="clear" w:color="auto" w:fill="CCCCCC"/>
          </w:tcPr>
          <w:p w14:paraId="173FBDE1" w14:textId="77777777" w:rsidR="00B50488" w:rsidRPr="00E165F4" w:rsidRDefault="00B50488" w:rsidP="00BF4C21">
            <w:pPr>
              <w:pStyle w:val="TableParagraph"/>
              <w:spacing w:line="183" w:lineRule="exact"/>
              <w:ind w:right="1"/>
              <w:jc w:val="center"/>
              <w:rPr>
                <w:b/>
                <w:bCs/>
                <w:sz w:val="18"/>
              </w:rPr>
            </w:pPr>
            <w:r w:rsidRPr="00E165F4">
              <w:rPr>
                <w:b/>
                <w:bCs/>
                <w:sz w:val="18"/>
              </w:rPr>
              <w:t>0</w:t>
            </w:r>
          </w:p>
        </w:tc>
        <w:tc>
          <w:tcPr>
            <w:tcW w:w="2671" w:type="dxa"/>
            <w:tcBorders>
              <w:left w:val="single" w:sz="2" w:space="0" w:color="666666"/>
              <w:bottom w:val="single" w:sz="2" w:space="0" w:color="666666"/>
              <w:right w:val="single" w:sz="2" w:space="0" w:color="666666"/>
            </w:tcBorders>
            <w:shd w:val="clear" w:color="auto" w:fill="CCCCCC"/>
          </w:tcPr>
          <w:p w14:paraId="03642F91" w14:textId="77777777" w:rsidR="00B50488" w:rsidRPr="00E165F4" w:rsidRDefault="00B50488" w:rsidP="00BF4C21">
            <w:pPr>
              <w:pStyle w:val="TableParagraph"/>
              <w:spacing w:line="183" w:lineRule="exact"/>
              <w:ind w:right="1"/>
              <w:jc w:val="center"/>
              <w:rPr>
                <w:b/>
                <w:bCs/>
                <w:sz w:val="18"/>
              </w:rPr>
            </w:pPr>
            <w:r w:rsidRPr="00E165F4">
              <w:rPr>
                <w:b/>
                <w:bCs/>
                <w:sz w:val="18"/>
              </w:rPr>
              <w:t>1</w:t>
            </w:r>
          </w:p>
        </w:tc>
        <w:tc>
          <w:tcPr>
            <w:tcW w:w="2948" w:type="dxa"/>
            <w:tcBorders>
              <w:left w:val="single" w:sz="2" w:space="0" w:color="666666"/>
              <w:bottom w:val="single" w:sz="2" w:space="0" w:color="666666"/>
              <w:right w:val="single" w:sz="2" w:space="0" w:color="666666"/>
            </w:tcBorders>
            <w:shd w:val="clear" w:color="auto" w:fill="CCCCCC"/>
          </w:tcPr>
          <w:p w14:paraId="35818473" w14:textId="77777777" w:rsidR="00B50488" w:rsidRPr="00E165F4" w:rsidRDefault="00B50488" w:rsidP="00BF4C21">
            <w:pPr>
              <w:pStyle w:val="TableParagraph"/>
              <w:spacing w:line="183" w:lineRule="exact"/>
              <w:jc w:val="center"/>
              <w:rPr>
                <w:b/>
                <w:bCs/>
                <w:sz w:val="18"/>
              </w:rPr>
            </w:pPr>
            <w:r w:rsidRPr="00E165F4">
              <w:rPr>
                <w:b/>
                <w:bCs/>
                <w:sz w:val="18"/>
              </w:rPr>
              <w:t>2</w:t>
            </w:r>
          </w:p>
        </w:tc>
        <w:tc>
          <w:tcPr>
            <w:tcW w:w="2876" w:type="dxa"/>
            <w:tcBorders>
              <w:left w:val="single" w:sz="2" w:space="0" w:color="666666"/>
              <w:bottom w:val="single" w:sz="2" w:space="0" w:color="666666"/>
              <w:right w:val="single" w:sz="2" w:space="0" w:color="666666"/>
            </w:tcBorders>
            <w:shd w:val="clear" w:color="auto" w:fill="CCCCCC"/>
          </w:tcPr>
          <w:p w14:paraId="44C30126" w14:textId="77777777" w:rsidR="00B50488" w:rsidRPr="00E165F4" w:rsidRDefault="00B50488" w:rsidP="00BF4C21">
            <w:pPr>
              <w:pStyle w:val="TableParagraph"/>
              <w:spacing w:line="183" w:lineRule="exact"/>
              <w:ind w:right="1"/>
              <w:jc w:val="center"/>
              <w:rPr>
                <w:b/>
                <w:bCs/>
                <w:sz w:val="18"/>
              </w:rPr>
            </w:pPr>
            <w:r w:rsidRPr="00E165F4">
              <w:rPr>
                <w:b/>
                <w:bCs/>
                <w:sz w:val="18"/>
              </w:rPr>
              <w:t>3</w:t>
            </w:r>
          </w:p>
        </w:tc>
        <w:tc>
          <w:tcPr>
            <w:tcW w:w="2797" w:type="dxa"/>
            <w:tcBorders>
              <w:left w:val="single" w:sz="2" w:space="0" w:color="666666"/>
              <w:bottom w:val="single" w:sz="2" w:space="0" w:color="666666"/>
              <w:right w:val="nil"/>
            </w:tcBorders>
            <w:shd w:val="clear" w:color="auto" w:fill="CCCCCC"/>
          </w:tcPr>
          <w:p w14:paraId="080FF2B0" w14:textId="77777777" w:rsidR="00B50488" w:rsidRPr="00E165F4" w:rsidRDefault="00B50488" w:rsidP="00BF4C21">
            <w:pPr>
              <w:pStyle w:val="TableParagraph"/>
              <w:spacing w:line="183" w:lineRule="exact"/>
              <w:ind w:right="7"/>
              <w:jc w:val="center"/>
              <w:rPr>
                <w:b/>
                <w:bCs/>
                <w:sz w:val="18"/>
              </w:rPr>
            </w:pPr>
            <w:r w:rsidRPr="00E165F4">
              <w:rPr>
                <w:b/>
                <w:bCs/>
                <w:sz w:val="18"/>
              </w:rPr>
              <w:t>4</w:t>
            </w:r>
          </w:p>
        </w:tc>
      </w:tr>
      <w:tr w:rsidR="00B50488" w14:paraId="6F6A9594" w14:textId="77777777" w:rsidTr="00E165F4">
        <w:trPr>
          <w:trHeight w:val="1768"/>
        </w:trPr>
        <w:tc>
          <w:tcPr>
            <w:tcW w:w="1532" w:type="dxa"/>
            <w:tcBorders>
              <w:top w:val="single" w:sz="2" w:space="0" w:color="666666"/>
              <w:left w:val="nil"/>
              <w:bottom w:val="single" w:sz="2" w:space="0" w:color="666666"/>
              <w:right w:val="single" w:sz="2" w:space="0" w:color="666666"/>
            </w:tcBorders>
            <w:vAlign w:val="center"/>
          </w:tcPr>
          <w:p w14:paraId="6E0A74C5" w14:textId="77777777" w:rsidR="00B50488" w:rsidRPr="00E165F4" w:rsidRDefault="00B50488" w:rsidP="00BF4C21">
            <w:pPr>
              <w:pStyle w:val="TableParagraph"/>
              <w:ind w:left="194" w:right="178" w:firstLine="2"/>
              <w:jc w:val="center"/>
              <w:rPr>
                <w:b/>
                <w:bCs/>
                <w:iCs/>
                <w:sz w:val="18"/>
              </w:rPr>
            </w:pPr>
            <w:r w:rsidRPr="00E165F4">
              <w:rPr>
                <w:b/>
                <w:bCs/>
                <w:iCs/>
                <w:spacing w:val="-2"/>
                <w:sz w:val="18"/>
              </w:rPr>
              <w:t xml:space="preserve">Presentation </w:t>
            </w:r>
            <w:r w:rsidRPr="00E165F4">
              <w:rPr>
                <w:b/>
                <w:bCs/>
                <w:iCs/>
                <w:sz w:val="18"/>
              </w:rPr>
              <w:t>Time,</w:t>
            </w:r>
            <w:r w:rsidRPr="00E165F4">
              <w:rPr>
                <w:b/>
                <w:bCs/>
                <w:iCs/>
                <w:spacing w:val="-12"/>
                <w:sz w:val="18"/>
              </w:rPr>
              <w:t xml:space="preserve"> </w:t>
            </w:r>
            <w:r w:rsidRPr="00E165F4">
              <w:rPr>
                <w:b/>
                <w:bCs/>
                <w:iCs/>
                <w:sz w:val="18"/>
              </w:rPr>
              <w:t xml:space="preserve">Required </w:t>
            </w:r>
            <w:r w:rsidRPr="00E165F4">
              <w:rPr>
                <w:b/>
                <w:bCs/>
                <w:iCs/>
                <w:spacing w:val="-2"/>
                <w:sz w:val="18"/>
              </w:rPr>
              <w:t>Elements</w:t>
            </w:r>
          </w:p>
          <w:p w14:paraId="222EA9FF" w14:textId="77777777" w:rsidR="00B50488" w:rsidRPr="00E165F4" w:rsidRDefault="00B50488" w:rsidP="00BF4C21">
            <w:pPr>
              <w:pStyle w:val="TableParagraph"/>
              <w:spacing w:line="204" w:lineRule="exact"/>
              <w:ind w:left="508" w:right="493"/>
              <w:jc w:val="center"/>
              <w:rPr>
                <w:b/>
                <w:bCs/>
                <w:iCs/>
                <w:sz w:val="18"/>
              </w:rPr>
            </w:pPr>
            <w:r w:rsidRPr="00E165F4">
              <w:rPr>
                <w:b/>
                <w:bCs/>
                <w:iCs/>
                <w:spacing w:val="-4"/>
                <w:sz w:val="18"/>
              </w:rPr>
              <w:t>(2%)</w:t>
            </w:r>
          </w:p>
        </w:tc>
        <w:tc>
          <w:tcPr>
            <w:tcW w:w="1595" w:type="dxa"/>
            <w:tcBorders>
              <w:top w:val="single" w:sz="2" w:space="0" w:color="666666"/>
              <w:left w:val="single" w:sz="2" w:space="0" w:color="666666"/>
              <w:bottom w:val="single" w:sz="2" w:space="0" w:color="666666"/>
              <w:right w:val="single" w:sz="2" w:space="0" w:color="666666"/>
            </w:tcBorders>
            <w:vAlign w:val="center"/>
          </w:tcPr>
          <w:p w14:paraId="733C5BFF" w14:textId="77777777" w:rsidR="00B50488" w:rsidRPr="00B50488" w:rsidRDefault="00B50488" w:rsidP="00E165F4">
            <w:pPr>
              <w:pStyle w:val="TableParagraph"/>
              <w:numPr>
                <w:ilvl w:val="0"/>
                <w:numId w:val="44"/>
              </w:numPr>
              <w:ind w:left="246" w:right="143" w:hanging="180"/>
              <w:rPr>
                <w:spacing w:val="-2"/>
                <w:sz w:val="16"/>
                <w:szCs w:val="16"/>
              </w:rPr>
            </w:pPr>
            <w:r w:rsidRPr="00B50488">
              <w:rPr>
                <w:sz w:val="16"/>
                <w:szCs w:val="16"/>
              </w:rPr>
              <w:t>Required</w:t>
            </w:r>
            <w:r w:rsidRPr="00B50488">
              <w:rPr>
                <w:spacing w:val="40"/>
                <w:sz w:val="16"/>
                <w:szCs w:val="16"/>
              </w:rPr>
              <w:t xml:space="preserve"> </w:t>
            </w:r>
            <w:r w:rsidRPr="00B50488">
              <w:rPr>
                <w:spacing w:val="-2"/>
                <w:sz w:val="16"/>
                <w:szCs w:val="16"/>
              </w:rPr>
              <w:t>elements are missing.</w:t>
            </w:r>
          </w:p>
          <w:p w14:paraId="6DA246F6" w14:textId="77777777" w:rsidR="00B50488" w:rsidRPr="00B50488" w:rsidRDefault="00B50488" w:rsidP="00E165F4">
            <w:pPr>
              <w:pStyle w:val="TableParagraph"/>
              <w:numPr>
                <w:ilvl w:val="0"/>
                <w:numId w:val="44"/>
              </w:numPr>
              <w:ind w:left="246" w:right="143" w:hanging="180"/>
              <w:rPr>
                <w:sz w:val="16"/>
                <w:szCs w:val="16"/>
              </w:rPr>
            </w:pPr>
            <w:r w:rsidRPr="00B50488">
              <w:rPr>
                <w:spacing w:val="-2"/>
                <w:sz w:val="16"/>
                <w:szCs w:val="16"/>
              </w:rPr>
              <w:t>Video file has no sound, is corrupt, or unviewable by the scoring team.</w:t>
            </w:r>
          </w:p>
        </w:tc>
        <w:tc>
          <w:tcPr>
            <w:tcW w:w="2671" w:type="dxa"/>
            <w:tcBorders>
              <w:top w:val="single" w:sz="2" w:space="0" w:color="666666"/>
              <w:left w:val="single" w:sz="2" w:space="0" w:color="666666"/>
              <w:bottom w:val="single" w:sz="2" w:space="0" w:color="666666"/>
              <w:right w:val="single" w:sz="2" w:space="0" w:color="666666"/>
            </w:tcBorders>
            <w:vAlign w:val="center"/>
          </w:tcPr>
          <w:p w14:paraId="058938FE" w14:textId="77777777" w:rsidR="00B50488" w:rsidRPr="00B50488" w:rsidRDefault="00B50488" w:rsidP="00E165F4">
            <w:pPr>
              <w:pStyle w:val="TableParagraph"/>
              <w:numPr>
                <w:ilvl w:val="0"/>
                <w:numId w:val="44"/>
              </w:numPr>
              <w:ind w:left="246" w:right="195" w:hanging="180"/>
              <w:rPr>
                <w:sz w:val="16"/>
                <w:szCs w:val="16"/>
              </w:rPr>
            </w:pPr>
            <w:r w:rsidRPr="00B50488">
              <w:rPr>
                <w:sz w:val="16"/>
                <w:szCs w:val="16"/>
              </w:rPr>
              <w:t>Video introduction does not include Team ID#</w:t>
            </w:r>
          </w:p>
          <w:p w14:paraId="7C5C11DB" w14:textId="77777777" w:rsidR="00B50488" w:rsidRPr="00B50488" w:rsidRDefault="00B50488" w:rsidP="00E165F4">
            <w:pPr>
              <w:pStyle w:val="TableParagraph"/>
              <w:numPr>
                <w:ilvl w:val="0"/>
                <w:numId w:val="44"/>
              </w:numPr>
              <w:ind w:left="246" w:right="195" w:hanging="180"/>
              <w:rPr>
                <w:sz w:val="16"/>
                <w:szCs w:val="16"/>
              </w:rPr>
            </w:pPr>
            <w:r w:rsidRPr="00B50488">
              <w:rPr>
                <w:sz w:val="16"/>
                <w:szCs w:val="16"/>
              </w:rPr>
              <w:t>Video is significantly shorter or longer than 5</w:t>
            </w:r>
            <w:r w:rsidRPr="00B50488">
              <w:rPr>
                <w:spacing w:val="40"/>
                <w:sz w:val="16"/>
                <w:szCs w:val="16"/>
              </w:rPr>
              <w:t xml:space="preserve"> </w:t>
            </w:r>
            <w:r w:rsidRPr="00B50488">
              <w:rPr>
                <w:sz w:val="16"/>
                <w:szCs w:val="16"/>
              </w:rPr>
              <w:t>minutes.</w:t>
            </w:r>
          </w:p>
          <w:p w14:paraId="7325F77D" w14:textId="77777777" w:rsidR="00B50488" w:rsidRPr="00B50488" w:rsidRDefault="00B50488" w:rsidP="00E165F4">
            <w:pPr>
              <w:pStyle w:val="TableParagraph"/>
              <w:numPr>
                <w:ilvl w:val="0"/>
                <w:numId w:val="44"/>
              </w:numPr>
              <w:ind w:left="246" w:right="195" w:hanging="180"/>
              <w:rPr>
                <w:sz w:val="16"/>
                <w:szCs w:val="16"/>
              </w:rPr>
            </w:pPr>
            <w:r w:rsidRPr="00B50488">
              <w:rPr>
                <w:sz w:val="16"/>
                <w:szCs w:val="16"/>
              </w:rPr>
              <w:t>Only</w:t>
            </w:r>
            <w:r w:rsidRPr="00B50488">
              <w:rPr>
                <w:spacing w:val="40"/>
                <w:sz w:val="16"/>
                <w:szCs w:val="16"/>
              </w:rPr>
              <w:t xml:space="preserve"> </w:t>
            </w:r>
            <w:r w:rsidRPr="00B50488">
              <w:rPr>
                <w:sz w:val="16"/>
                <w:szCs w:val="16"/>
              </w:rPr>
              <w:t>one team member can be identified as a</w:t>
            </w:r>
            <w:r w:rsidRPr="00B50488">
              <w:rPr>
                <w:spacing w:val="-1"/>
                <w:sz w:val="16"/>
                <w:szCs w:val="16"/>
              </w:rPr>
              <w:t xml:space="preserve"> </w:t>
            </w:r>
            <w:r w:rsidRPr="00B50488">
              <w:rPr>
                <w:sz w:val="16"/>
                <w:szCs w:val="16"/>
              </w:rPr>
              <w:t>participant</w:t>
            </w:r>
            <w:r w:rsidRPr="00B50488">
              <w:rPr>
                <w:spacing w:val="1"/>
                <w:sz w:val="16"/>
                <w:szCs w:val="16"/>
              </w:rPr>
              <w:t xml:space="preserve"> </w:t>
            </w:r>
            <w:r w:rsidRPr="00B50488">
              <w:rPr>
                <w:sz w:val="16"/>
                <w:szCs w:val="16"/>
              </w:rPr>
              <w:t>in</w:t>
            </w:r>
            <w:r w:rsidRPr="00B50488">
              <w:rPr>
                <w:spacing w:val="-1"/>
                <w:sz w:val="16"/>
                <w:szCs w:val="16"/>
              </w:rPr>
              <w:t xml:space="preserve"> </w:t>
            </w:r>
            <w:r w:rsidRPr="00B50488">
              <w:rPr>
                <w:sz w:val="16"/>
                <w:szCs w:val="16"/>
              </w:rPr>
              <w:t>any</w:t>
            </w:r>
            <w:r w:rsidRPr="00B50488">
              <w:rPr>
                <w:spacing w:val="-2"/>
                <w:sz w:val="16"/>
                <w:szCs w:val="16"/>
              </w:rPr>
              <w:t xml:space="preserve"> </w:t>
            </w:r>
            <w:r w:rsidRPr="00B50488">
              <w:rPr>
                <w:spacing w:val="-4"/>
                <w:sz w:val="16"/>
                <w:szCs w:val="16"/>
              </w:rPr>
              <w:t>way.</w:t>
            </w:r>
          </w:p>
        </w:tc>
        <w:tc>
          <w:tcPr>
            <w:tcW w:w="2948" w:type="dxa"/>
            <w:tcBorders>
              <w:top w:val="single" w:sz="2" w:space="0" w:color="666666"/>
              <w:left w:val="single" w:sz="2" w:space="0" w:color="666666"/>
              <w:bottom w:val="single" w:sz="2" w:space="0" w:color="666666"/>
              <w:right w:val="single" w:sz="2" w:space="0" w:color="666666"/>
            </w:tcBorders>
            <w:vAlign w:val="center"/>
          </w:tcPr>
          <w:p w14:paraId="12947D36"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Video includes Team ID#.</w:t>
            </w:r>
          </w:p>
          <w:p w14:paraId="65942B66"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Video is longer</w:t>
            </w:r>
            <w:r w:rsidRPr="00B50488">
              <w:rPr>
                <w:spacing w:val="40"/>
                <w:sz w:val="16"/>
                <w:szCs w:val="16"/>
              </w:rPr>
              <w:t xml:space="preserve"> </w:t>
            </w:r>
            <w:r w:rsidRPr="00B50488">
              <w:rPr>
                <w:sz w:val="16"/>
                <w:szCs w:val="16"/>
              </w:rPr>
              <w:t>or shorter than ~5 minutes</w:t>
            </w:r>
            <w:r w:rsidRPr="00B50488">
              <w:rPr>
                <w:spacing w:val="40"/>
                <w:sz w:val="16"/>
                <w:szCs w:val="16"/>
              </w:rPr>
              <w:t xml:space="preserve"> </w:t>
            </w:r>
            <w:r w:rsidRPr="00B50488">
              <w:rPr>
                <w:sz w:val="16"/>
                <w:szCs w:val="16"/>
              </w:rPr>
              <w:t>(less than 3</w:t>
            </w:r>
            <w:r w:rsidRPr="00B50488">
              <w:rPr>
                <w:spacing w:val="40"/>
                <w:sz w:val="16"/>
                <w:szCs w:val="16"/>
              </w:rPr>
              <w:t xml:space="preserve"> </w:t>
            </w:r>
            <w:r w:rsidRPr="00B50488">
              <w:rPr>
                <w:sz w:val="16"/>
                <w:szCs w:val="16"/>
              </w:rPr>
              <w:t>minutes or more than 7</w:t>
            </w:r>
            <w:r w:rsidRPr="00B50488">
              <w:rPr>
                <w:spacing w:val="-1"/>
                <w:sz w:val="16"/>
                <w:szCs w:val="16"/>
              </w:rPr>
              <w:t xml:space="preserve"> </w:t>
            </w:r>
            <w:r w:rsidRPr="00B50488">
              <w:rPr>
                <w:sz w:val="16"/>
                <w:szCs w:val="16"/>
              </w:rPr>
              <w:t xml:space="preserve">minutes). </w:t>
            </w:r>
          </w:p>
          <w:p w14:paraId="0051DD66"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Only</w:t>
            </w:r>
            <w:r w:rsidRPr="00B50488">
              <w:rPr>
                <w:spacing w:val="40"/>
                <w:sz w:val="16"/>
                <w:szCs w:val="16"/>
              </w:rPr>
              <w:t xml:space="preserve"> </w:t>
            </w:r>
            <w:r w:rsidRPr="00B50488">
              <w:rPr>
                <w:sz w:val="16"/>
                <w:szCs w:val="16"/>
              </w:rPr>
              <w:t>one</w:t>
            </w:r>
            <w:r w:rsidRPr="00B50488">
              <w:rPr>
                <w:spacing w:val="-3"/>
                <w:sz w:val="16"/>
                <w:szCs w:val="16"/>
              </w:rPr>
              <w:t xml:space="preserve"> </w:t>
            </w:r>
            <w:r w:rsidRPr="00B50488">
              <w:rPr>
                <w:sz w:val="16"/>
                <w:szCs w:val="16"/>
              </w:rPr>
              <w:t>team</w:t>
            </w:r>
            <w:r w:rsidRPr="00B50488">
              <w:rPr>
                <w:spacing w:val="-4"/>
                <w:sz w:val="16"/>
                <w:szCs w:val="16"/>
              </w:rPr>
              <w:t xml:space="preserve"> </w:t>
            </w:r>
            <w:r w:rsidRPr="00B50488">
              <w:rPr>
                <w:sz w:val="16"/>
                <w:szCs w:val="16"/>
              </w:rPr>
              <w:t>member</w:t>
            </w:r>
            <w:r w:rsidRPr="00B50488">
              <w:rPr>
                <w:spacing w:val="-2"/>
                <w:sz w:val="16"/>
                <w:szCs w:val="16"/>
              </w:rPr>
              <w:t xml:space="preserve"> </w:t>
            </w:r>
            <w:r w:rsidRPr="00B50488">
              <w:rPr>
                <w:sz w:val="16"/>
                <w:szCs w:val="16"/>
              </w:rPr>
              <w:t>is an</w:t>
            </w:r>
            <w:r w:rsidRPr="00B50488">
              <w:rPr>
                <w:spacing w:val="-3"/>
                <w:sz w:val="16"/>
                <w:szCs w:val="16"/>
              </w:rPr>
              <w:t xml:space="preserve"> </w:t>
            </w:r>
            <w:r w:rsidRPr="00B50488">
              <w:rPr>
                <w:sz w:val="16"/>
                <w:szCs w:val="16"/>
              </w:rPr>
              <w:t>active</w:t>
            </w:r>
            <w:r w:rsidRPr="00B50488">
              <w:rPr>
                <w:spacing w:val="-4"/>
                <w:sz w:val="16"/>
                <w:szCs w:val="16"/>
              </w:rPr>
              <w:t xml:space="preserve"> </w:t>
            </w:r>
            <w:r w:rsidRPr="00B50488">
              <w:rPr>
                <w:spacing w:val="-2"/>
                <w:sz w:val="16"/>
                <w:szCs w:val="16"/>
              </w:rPr>
              <w:t xml:space="preserve">presenter, </w:t>
            </w:r>
            <w:r w:rsidRPr="00B50488">
              <w:rPr>
                <w:sz w:val="16"/>
                <w:szCs w:val="16"/>
              </w:rPr>
              <w:t>contributions</w:t>
            </w:r>
            <w:r w:rsidRPr="00B50488">
              <w:rPr>
                <w:spacing w:val="-6"/>
                <w:sz w:val="16"/>
                <w:szCs w:val="16"/>
              </w:rPr>
              <w:t xml:space="preserve"> </w:t>
            </w:r>
            <w:r w:rsidRPr="00B50488">
              <w:rPr>
                <w:sz w:val="16"/>
                <w:szCs w:val="16"/>
              </w:rPr>
              <w:t>of</w:t>
            </w:r>
            <w:r w:rsidRPr="00B50488">
              <w:rPr>
                <w:spacing w:val="-3"/>
                <w:sz w:val="16"/>
                <w:szCs w:val="16"/>
              </w:rPr>
              <w:t xml:space="preserve"> </w:t>
            </w:r>
            <w:r w:rsidRPr="00B50488">
              <w:rPr>
                <w:sz w:val="16"/>
                <w:szCs w:val="16"/>
              </w:rPr>
              <w:t>other team members</w:t>
            </w:r>
            <w:r w:rsidRPr="00B50488">
              <w:rPr>
                <w:spacing w:val="-6"/>
                <w:sz w:val="16"/>
                <w:szCs w:val="16"/>
              </w:rPr>
              <w:t xml:space="preserve"> </w:t>
            </w:r>
            <w:r w:rsidRPr="00B50488">
              <w:rPr>
                <w:sz w:val="16"/>
                <w:szCs w:val="16"/>
              </w:rPr>
              <w:t>are</w:t>
            </w:r>
            <w:r w:rsidRPr="00B50488">
              <w:rPr>
                <w:spacing w:val="-4"/>
                <w:sz w:val="16"/>
                <w:szCs w:val="16"/>
              </w:rPr>
              <w:t xml:space="preserve"> </w:t>
            </w:r>
            <w:r w:rsidRPr="00B50488">
              <w:rPr>
                <w:spacing w:val="-2"/>
                <w:sz w:val="16"/>
                <w:szCs w:val="16"/>
              </w:rPr>
              <w:t>minimal.</w:t>
            </w:r>
          </w:p>
        </w:tc>
        <w:tc>
          <w:tcPr>
            <w:tcW w:w="2876" w:type="dxa"/>
            <w:tcBorders>
              <w:top w:val="single" w:sz="2" w:space="0" w:color="666666"/>
              <w:left w:val="single" w:sz="2" w:space="0" w:color="666666"/>
              <w:bottom w:val="single" w:sz="2" w:space="0" w:color="666666"/>
              <w:right w:val="single" w:sz="2" w:space="0" w:color="666666"/>
            </w:tcBorders>
            <w:vAlign w:val="center"/>
          </w:tcPr>
          <w:p w14:paraId="5FA73066"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Video includes Team ID#.</w:t>
            </w:r>
          </w:p>
          <w:p w14:paraId="2BF8A88D"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Video</w:t>
            </w:r>
            <w:r w:rsidRPr="00B50488">
              <w:rPr>
                <w:spacing w:val="-9"/>
                <w:sz w:val="16"/>
                <w:szCs w:val="16"/>
              </w:rPr>
              <w:t xml:space="preserve"> </w:t>
            </w:r>
            <w:r w:rsidRPr="00B50488">
              <w:rPr>
                <w:sz w:val="16"/>
                <w:szCs w:val="16"/>
              </w:rPr>
              <w:t>length</w:t>
            </w:r>
            <w:r w:rsidRPr="00B50488">
              <w:rPr>
                <w:spacing w:val="-8"/>
                <w:sz w:val="16"/>
                <w:szCs w:val="16"/>
              </w:rPr>
              <w:t xml:space="preserve"> </w:t>
            </w:r>
            <w:r w:rsidRPr="00B50488">
              <w:rPr>
                <w:sz w:val="16"/>
                <w:szCs w:val="16"/>
              </w:rPr>
              <w:t>is approximately 5 minutes (but</w:t>
            </w:r>
            <w:r w:rsidRPr="00B50488">
              <w:rPr>
                <w:spacing w:val="-7"/>
                <w:sz w:val="16"/>
                <w:szCs w:val="16"/>
              </w:rPr>
              <w:t xml:space="preserve"> </w:t>
            </w:r>
            <w:r w:rsidRPr="00B50488">
              <w:rPr>
                <w:sz w:val="16"/>
                <w:szCs w:val="16"/>
              </w:rPr>
              <w:t>too</w:t>
            </w:r>
            <w:r w:rsidRPr="00B50488">
              <w:rPr>
                <w:spacing w:val="40"/>
                <w:sz w:val="16"/>
                <w:szCs w:val="16"/>
              </w:rPr>
              <w:t xml:space="preserve"> </w:t>
            </w:r>
            <w:r w:rsidRPr="00B50488">
              <w:rPr>
                <w:sz w:val="16"/>
                <w:szCs w:val="16"/>
              </w:rPr>
              <w:t>long or too short for amount of relevant</w:t>
            </w:r>
            <w:r w:rsidRPr="00B50488">
              <w:rPr>
                <w:spacing w:val="40"/>
                <w:sz w:val="16"/>
                <w:szCs w:val="16"/>
              </w:rPr>
              <w:t xml:space="preserve"> </w:t>
            </w:r>
            <w:r w:rsidRPr="00B50488">
              <w:rPr>
                <w:sz w:val="16"/>
                <w:szCs w:val="16"/>
              </w:rPr>
              <w:t xml:space="preserve">information provided). </w:t>
            </w:r>
          </w:p>
          <w:p w14:paraId="7D66F5DF"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Two equally</w:t>
            </w:r>
            <w:r w:rsidRPr="00B50488">
              <w:rPr>
                <w:spacing w:val="40"/>
                <w:sz w:val="16"/>
                <w:szCs w:val="16"/>
              </w:rPr>
              <w:t xml:space="preserve"> </w:t>
            </w:r>
            <w:r w:rsidRPr="00B50488">
              <w:rPr>
                <w:sz w:val="16"/>
                <w:szCs w:val="16"/>
              </w:rPr>
              <w:t xml:space="preserve">active presenters are in the video (but other team members’ contributions are not </w:t>
            </w:r>
            <w:r w:rsidRPr="00B50488">
              <w:rPr>
                <w:spacing w:val="-2"/>
                <w:sz w:val="16"/>
                <w:szCs w:val="16"/>
              </w:rPr>
              <w:t>noted).</w:t>
            </w:r>
          </w:p>
        </w:tc>
        <w:tc>
          <w:tcPr>
            <w:tcW w:w="2797" w:type="dxa"/>
            <w:tcBorders>
              <w:top w:val="single" w:sz="2" w:space="0" w:color="666666"/>
              <w:left w:val="single" w:sz="2" w:space="0" w:color="666666"/>
              <w:bottom w:val="single" w:sz="2" w:space="0" w:color="666666"/>
              <w:right w:val="nil"/>
            </w:tcBorders>
            <w:vAlign w:val="center"/>
          </w:tcPr>
          <w:p w14:paraId="71F3653E" w14:textId="77777777" w:rsidR="00B50488" w:rsidRPr="00B50488" w:rsidRDefault="00B50488" w:rsidP="00E165F4">
            <w:pPr>
              <w:pStyle w:val="TableParagraph"/>
              <w:numPr>
                <w:ilvl w:val="0"/>
                <w:numId w:val="44"/>
              </w:numPr>
              <w:ind w:left="246" w:right="336" w:hanging="180"/>
              <w:rPr>
                <w:sz w:val="16"/>
                <w:szCs w:val="16"/>
              </w:rPr>
            </w:pPr>
            <w:r w:rsidRPr="00B50488">
              <w:rPr>
                <w:sz w:val="16"/>
                <w:szCs w:val="16"/>
              </w:rPr>
              <w:t>Video includes Team ID#.</w:t>
            </w:r>
          </w:p>
          <w:p w14:paraId="217FF7D5" w14:textId="77777777" w:rsidR="00B50488" w:rsidRPr="00B50488" w:rsidRDefault="00B50488" w:rsidP="00E165F4">
            <w:pPr>
              <w:pStyle w:val="TableParagraph"/>
              <w:numPr>
                <w:ilvl w:val="0"/>
                <w:numId w:val="44"/>
              </w:numPr>
              <w:ind w:left="246" w:right="336" w:hanging="180"/>
              <w:rPr>
                <w:sz w:val="16"/>
                <w:szCs w:val="16"/>
              </w:rPr>
            </w:pPr>
            <w:r w:rsidRPr="00B50488">
              <w:rPr>
                <w:sz w:val="16"/>
                <w:szCs w:val="16"/>
              </w:rPr>
              <w:t xml:space="preserve">Video length is approximately 5 minutes, and </w:t>
            </w:r>
            <w:proofErr w:type="gramStart"/>
            <w:r w:rsidRPr="00B50488">
              <w:rPr>
                <w:sz w:val="16"/>
                <w:szCs w:val="16"/>
              </w:rPr>
              <w:t>all of</w:t>
            </w:r>
            <w:proofErr w:type="gramEnd"/>
            <w:r w:rsidRPr="00B50488">
              <w:rPr>
                <w:sz w:val="16"/>
                <w:szCs w:val="16"/>
              </w:rPr>
              <w:t xml:space="preserve"> the time is used well.</w:t>
            </w:r>
          </w:p>
          <w:p w14:paraId="4553670B" w14:textId="77777777" w:rsidR="00B50488" w:rsidRPr="00B50488" w:rsidRDefault="00B50488" w:rsidP="00E165F4">
            <w:pPr>
              <w:pStyle w:val="TableParagraph"/>
              <w:numPr>
                <w:ilvl w:val="0"/>
                <w:numId w:val="44"/>
              </w:numPr>
              <w:ind w:left="246" w:right="336" w:hanging="180"/>
              <w:rPr>
                <w:sz w:val="16"/>
                <w:szCs w:val="16"/>
              </w:rPr>
            </w:pPr>
            <w:r w:rsidRPr="00B50488">
              <w:rPr>
                <w:sz w:val="16"/>
                <w:szCs w:val="16"/>
              </w:rPr>
              <w:t>Two or more team members participate</w:t>
            </w:r>
            <w:r w:rsidRPr="00B50488">
              <w:rPr>
                <w:spacing w:val="40"/>
                <w:sz w:val="16"/>
                <w:szCs w:val="16"/>
              </w:rPr>
              <w:t xml:space="preserve"> </w:t>
            </w:r>
            <w:r w:rsidRPr="00B50488">
              <w:rPr>
                <w:sz w:val="16"/>
                <w:szCs w:val="16"/>
              </w:rPr>
              <w:t>equally.</w:t>
            </w:r>
          </w:p>
          <w:p w14:paraId="2BA4E178" w14:textId="77777777" w:rsidR="00B50488" w:rsidRPr="00B50488" w:rsidRDefault="00B50488" w:rsidP="00E165F4">
            <w:pPr>
              <w:pStyle w:val="TableParagraph"/>
              <w:numPr>
                <w:ilvl w:val="0"/>
                <w:numId w:val="44"/>
              </w:numPr>
              <w:ind w:left="246" w:right="336" w:hanging="180"/>
              <w:rPr>
                <w:sz w:val="16"/>
                <w:szCs w:val="16"/>
              </w:rPr>
            </w:pPr>
            <w:r w:rsidRPr="00B50488">
              <w:rPr>
                <w:sz w:val="16"/>
                <w:szCs w:val="16"/>
              </w:rPr>
              <w:t>There is clear</w:t>
            </w:r>
            <w:r w:rsidRPr="00B50488">
              <w:rPr>
                <w:spacing w:val="40"/>
                <w:sz w:val="16"/>
                <w:szCs w:val="16"/>
              </w:rPr>
              <w:t xml:space="preserve"> </w:t>
            </w:r>
            <w:r w:rsidRPr="00B50488">
              <w:rPr>
                <w:sz w:val="16"/>
                <w:szCs w:val="16"/>
              </w:rPr>
              <w:t>acknowledgment</w:t>
            </w:r>
            <w:r w:rsidRPr="00B50488">
              <w:rPr>
                <w:spacing w:val="-10"/>
                <w:sz w:val="16"/>
                <w:szCs w:val="16"/>
              </w:rPr>
              <w:t xml:space="preserve"> </w:t>
            </w:r>
            <w:r w:rsidRPr="00B50488">
              <w:rPr>
                <w:sz w:val="16"/>
                <w:szCs w:val="16"/>
              </w:rPr>
              <w:t>of</w:t>
            </w:r>
            <w:r w:rsidRPr="00B50488">
              <w:rPr>
                <w:spacing w:val="-10"/>
                <w:sz w:val="16"/>
                <w:szCs w:val="16"/>
              </w:rPr>
              <w:t xml:space="preserve"> </w:t>
            </w:r>
            <w:r w:rsidRPr="00B50488">
              <w:rPr>
                <w:sz w:val="16"/>
                <w:szCs w:val="16"/>
              </w:rPr>
              <w:t>contributions made</w:t>
            </w:r>
            <w:r w:rsidRPr="00B50488">
              <w:rPr>
                <w:spacing w:val="-2"/>
                <w:sz w:val="16"/>
                <w:szCs w:val="16"/>
              </w:rPr>
              <w:t xml:space="preserve"> </w:t>
            </w:r>
            <w:r w:rsidRPr="00B50488">
              <w:rPr>
                <w:sz w:val="16"/>
                <w:szCs w:val="16"/>
              </w:rPr>
              <w:t>by</w:t>
            </w:r>
            <w:r w:rsidRPr="00B50488">
              <w:rPr>
                <w:spacing w:val="1"/>
                <w:sz w:val="16"/>
                <w:szCs w:val="16"/>
              </w:rPr>
              <w:t xml:space="preserve"> </w:t>
            </w:r>
            <w:r w:rsidRPr="00B50488">
              <w:rPr>
                <w:sz w:val="16"/>
                <w:szCs w:val="16"/>
              </w:rPr>
              <w:t>any</w:t>
            </w:r>
            <w:r w:rsidRPr="00B50488">
              <w:rPr>
                <w:spacing w:val="-2"/>
                <w:sz w:val="16"/>
                <w:szCs w:val="16"/>
              </w:rPr>
              <w:t xml:space="preserve"> </w:t>
            </w:r>
            <w:r w:rsidRPr="00B50488">
              <w:rPr>
                <w:sz w:val="16"/>
                <w:szCs w:val="16"/>
              </w:rPr>
              <w:t>off-screen</w:t>
            </w:r>
            <w:r w:rsidRPr="00B50488">
              <w:rPr>
                <w:spacing w:val="-2"/>
                <w:sz w:val="16"/>
                <w:szCs w:val="16"/>
              </w:rPr>
              <w:t xml:space="preserve"> team members.</w:t>
            </w:r>
          </w:p>
        </w:tc>
      </w:tr>
      <w:tr w:rsidR="00B50488" w14:paraId="021005C8" w14:textId="77777777" w:rsidTr="00E165F4">
        <w:trPr>
          <w:trHeight w:val="2236"/>
        </w:trPr>
        <w:tc>
          <w:tcPr>
            <w:tcW w:w="1532" w:type="dxa"/>
            <w:tcBorders>
              <w:top w:val="single" w:sz="2" w:space="0" w:color="666666"/>
              <w:left w:val="nil"/>
              <w:bottom w:val="single" w:sz="2" w:space="0" w:color="666666"/>
              <w:right w:val="single" w:sz="2" w:space="0" w:color="666666"/>
            </w:tcBorders>
            <w:shd w:val="clear" w:color="auto" w:fill="CCCCCC"/>
            <w:vAlign w:val="center"/>
          </w:tcPr>
          <w:p w14:paraId="66F93890" w14:textId="77777777" w:rsidR="00B50488" w:rsidRPr="00E165F4" w:rsidRDefault="00B50488" w:rsidP="00BF4C21">
            <w:pPr>
              <w:pStyle w:val="TableParagraph"/>
              <w:ind w:left="194" w:right="178" w:firstLine="2"/>
              <w:jc w:val="center"/>
              <w:rPr>
                <w:b/>
                <w:bCs/>
                <w:iCs/>
                <w:sz w:val="18"/>
              </w:rPr>
            </w:pPr>
            <w:r w:rsidRPr="00E165F4">
              <w:rPr>
                <w:b/>
                <w:bCs/>
                <w:iCs/>
                <w:spacing w:val="-2"/>
                <w:sz w:val="18"/>
              </w:rPr>
              <w:t>Risks to Core Business</w:t>
            </w:r>
          </w:p>
          <w:p w14:paraId="01FBD870" w14:textId="77777777" w:rsidR="00B50488" w:rsidRPr="00E165F4" w:rsidRDefault="00B50488" w:rsidP="00BF4C21">
            <w:pPr>
              <w:pStyle w:val="TableParagraph"/>
              <w:spacing w:line="290" w:lineRule="auto"/>
              <w:ind w:left="381" w:hanging="212"/>
              <w:jc w:val="center"/>
              <w:rPr>
                <w:b/>
                <w:bCs/>
                <w:iCs/>
                <w:sz w:val="18"/>
                <w:szCs w:val="18"/>
              </w:rPr>
            </w:pPr>
            <w:r w:rsidRPr="00E165F4">
              <w:rPr>
                <w:b/>
                <w:bCs/>
                <w:iCs/>
                <w:spacing w:val="-4"/>
                <w:sz w:val="18"/>
                <w:szCs w:val="18"/>
              </w:rPr>
              <w:t>(30%)</w:t>
            </w:r>
          </w:p>
        </w:tc>
        <w:tc>
          <w:tcPr>
            <w:tcW w:w="1595"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35AAF849" w14:textId="77777777" w:rsidR="00B50488" w:rsidRPr="00B50488" w:rsidRDefault="00B50488" w:rsidP="00E165F4">
            <w:pPr>
              <w:pStyle w:val="TableParagraph"/>
              <w:numPr>
                <w:ilvl w:val="0"/>
                <w:numId w:val="44"/>
              </w:numPr>
              <w:ind w:left="246" w:right="225" w:hanging="180"/>
              <w:rPr>
                <w:sz w:val="16"/>
                <w:szCs w:val="16"/>
              </w:rPr>
            </w:pPr>
            <w:r w:rsidRPr="00B50488">
              <w:rPr>
                <w:sz w:val="16"/>
                <w:szCs w:val="16"/>
              </w:rPr>
              <w:t>Content</w:t>
            </w:r>
            <w:r w:rsidRPr="00B50488">
              <w:rPr>
                <w:spacing w:val="-10"/>
                <w:sz w:val="16"/>
                <w:szCs w:val="16"/>
              </w:rPr>
              <w:t xml:space="preserve"> </w:t>
            </w:r>
            <w:r w:rsidRPr="00B50488">
              <w:rPr>
                <w:sz w:val="16"/>
                <w:szCs w:val="16"/>
              </w:rPr>
              <w:t>does</w:t>
            </w:r>
            <w:r w:rsidRPr="00B50488">
              <w:rPr>
                <w:spacing w:val="-10"/>
                <w:sz w:val="16"/>
                <w:szCs w:val="16"/>
              </w:rPr>
              <w:t xml:space="preserve"> </w:t>
            </w:r>
            <w:r w:rsidRPr="00B50488">
              <w:rPr>
                <w:sz w:val="16"/>
                <w:szCs w:val="16"/>
              </w:rPr>
              <w:t>not address</w:t>
            </w:r>
            <w:r w:rsidRPr="00B50488">
              <w:rPr>
                <w:spacing w:val="40"/>
                <w:sz w:val="16"/>
                <w:szCs w:val="16"/>
              </w:rPr>
              <w:t xml:space="preserve"> </w:t>
            </w:r>
            <w:proofErr w:type="gramStart"/>
            <w:r w:rsidRPr="00B50488">
              <w:rPr>
                <w:sz w:val="16"/>
                <w:szCs w:val="16"/>
              </w:rPr>
              <w:t>risk</w:t>
            </w:r>
            <w:proofErr w:type="gramEnd"/>
            <w:r w:rsidRPr="00B50488">
              <w:rPr>
                <w:sz w:val="16"/>
                <w:szCs w:val="16"/>
              </w:rPr>
              <w:t xml:space="preserve"> or risks are not related to the scenario.</w:t>
            </w:r>
          </w:p>
        </w:tc>
        <w:tc>
          <w:tcPr>
            <w:tcW w:w="2671"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7B03D9D1" w14:textId="77777777" w:rsidR="00B50488" w:rsidRPr="00B50488" w:rsidRDefault="00B50488" w:rsidP="00E165F4">
            <w:pPr>
              <w:pStyle w:val="TableParagraph"/>
              <w:numPr>
                <w:ilvl w:val="0"/>
                <w:numId w:val="44"/>
              </w:numPr>
              <w:ind w:left="246" w:right="115" w:hanging="180"/>
              <w:rPr>
                <w:sz w:val="16"/>
                <w:szCs w:val="16"/>
              </w:rPr>
            </w:pPr>
            <w:r w:rsidRPr="00B50488">
              <w:rPr>
                <w:sz w:val="16"/>
                <w:szCs w:val="16"/>
              </w:rPr>
              <w:t>Risks not related to business concerns.</w:t>
            </w:r>
          </w:p>
          <w:p w14:paraId="5DC81AD7" w14:textId="77777777" w:rsidR="00B50488" w:rsidRPr="00B50488" w:rsidRDefault="00B50488" w:rsidP="00E165F4">
            <w:pPr>
              <w:pStyle w:val="TableParagraph"/>
              <w:ind w:left="246" w:right="115" w:hanging="180"/>
              <w:rPr>
                <w:sz w:val="16"/>
                <w:szCs w:val="16"/>
              </w:rPr>
            </w:pPr>
          </w:p>
        </w:tc>
        <w:tc>
          <w:tcPr>
            <w:tcW w:w="2948"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60BA83F1"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Minimal</w:t>
            </w:r>
            <w:r w:rsidRPr="00B50488">
              <w:rPr>
                <w:spacing w:val="-10"/>
                <w:sz w:val="16"/>
                <w:szCs w:val="16"/>
              </w:rPr>
              <w:t xml:space="preserve"> </w:t>
            </w:r>
            <w:r w:rsidRPr="00B50488">
              <w:rPr>
                <w:sz w:val="16"/>
                <w:szCs w:val="16"/>
              </w:rPr>
              <w:t>summary</w:t>
            </w:r>
            <w:r w:rsidRPr="00B50488">
              <w:rPr>
                <w:spacing w:val="-10"/>
                <w:sz w:val="16"/>
                <w:szCs w:val="16"/>
              </w:rPr>
              <w:t xml:space="preserve"> </w:t>
            </w:r>
            <w:r w:rsidRPr="00B50488">
              <w:rPr>
                <w:sz w:val="16"/>
                <w:szCs w:val="16"/>
              </w:rPr>
              <w:t>of</w:t>
            </w:r>
            <w:r w:rsidRPr="00B50488">
              <w:rPr>
                <w:spacing w:val="-10"/>
                <w:sz w:val="16"/>
                <w:szCs w:val="16"/>
              </w:rPr>
              <w:t xml:space="preserve"> </w:t>
            </w:r>
            <w:r w:rsidRPr="00B50488">
              <w:rPr>
                <w:sz w:val="16"/>
                <w:szCs w:val="16"/>
              </w:rPr>
              <w:t>risks.</w:t>
            </w:r>
          </w:p>
          <w:p w14:paraId="6E64AC95"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Minimal discussion of risks related to core business.</w:t>
            </w:r>
          </w:p>
          <w:p w14:paraId="273DCFE2" w14:textId="77777777" w:rsidR="00B50488" w:rsidRPr="00B50488" w:rsidRDefault="00B50488" w:rsidP="00E165F4">
            <w:pPr>
              <w:pStyle w:val="TableParagraph"/>
              <w:ind w:left="246" w:right="186" w:hanging="180"/>
              <w:rPr>
                <w:sz w:val="16"/>
                <w:szCs w:val="16"/>
              </w:rPr>
            </w:pPr>
          </w:p>
        </w:tc>
        <w:tc>
          <w:tcPr>
            <w:tcW w:w="2876"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095CDF68"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Summarizes core business risk via relationship to degraded energy output.</w:t>
            </w:r>
          </w:p>
          <w:p w14:paraId="4AF34523"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Business risks and are addressed in isolation (e.g., minimal discussion of how the breach and future breaches will impact the core business).</w:t>
            </w:r>
          </w:p>
          <w:p w14:paraId="71B03DEF"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Presentation is suitable for only some members of the C-Suite (e.g., excessive jargon and technical details that only the CIO and CTO can follow).</w:t>
            </w:r>
          </w:p>
        </w:tc>
        <w:tc>
          <w:tcPr>
            <w:tcW w:w="2797" w:type="dxa"/>
            <w:tcBorders>
              <w:top w:val="single" w:sz="2" w:space="0" w:color="666666"/>
              <w:left w:val="single" w:sz="2" w:space="0" w:color="666666"/>
              <w:bottom w:val="single" w:sz="2" w:space="0" w:color="666666"/>
              <w:right w:val="nil"/>
            </w:tcBorders>
            <w:shd w:val="clear" w:color="auto" w:fill="CCCCCC"/>
            <w:vAlign w:val="center"/>
          </w:tcPr>
          <w:p w14:paraId="1144DB16"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Summarizes both core business and customer’s risk.</w:t>
            </w:r>
          </w:p>
          <w:p w14:paraId="199585C7" w14:textId="77777777" w:rsidR="00B50488" w:rsidRPr="00B50488" w:rsidRDefault="00B50488" w:rsidP="00E165F4">
            <w:pPr>
              <w:pStyle w:val="TableParagraph"/>
              <w:numPr>
                <w:ilvl w:val="0"/>
                <w:numId w:val="44"/>
              </w:numPr>
              <w:ind w:left="246" w:right="135" w:hanging="180"/>
              <w:rPr>
                <w:sz w:val="16"/>
                <w:szCs w:val="16"/>
              </w:rPr>
            </w:pPr>
            <w:r w:rsidRPr="00B50488">
              <w:rPr>
                <w:sz w:val="16"/>
                <w:szCs w:val="16"/>
              </w:rPr>
              <w:t>Clearly identifies how the breach and degraded energy output will affect core business.</w:t>
            </w:r>
          </w:p>
          <w:p w14:paraId="1839F245" w14:textId="77777777" w:rsidR="00B50488" w:rsidRPr="00B50488" w:rsidRDefault="00B50488" w:rsidP="00E165F4">
            <w:pPr>
              <w:pStyle w:val="TableParagraph"/>
              <w:numPr>
                <w:ilvl w:val="0"/>
                <w:numId w:val="44"/>
              </w:numPr>
              <w:ind w:left="246" w:right="135" w:hanging="180"/>
              <w:rPr>
                <w:sz w:val="16"/>
                <w:szCs w:val="16"/>
              </w:rPr>
            </w:pPr>
            <w:r w:rsidRPr="00B50488">
              <w:rPr>
                <w:sz w:val="16"/>
                <w:szCs w:val="16"/>
              </w:rPr>
              <w:t>Presentation is suitable for all members of the C-Suite (e.g., jargon is avoided).</w:t>
            </w:r>
          </w:p>
        </w:tc>
      </w:tr>
      <w:tr w:rsidR="00B50488" w14:paraId="33B14F25" w14:textId="77777777" w:rsidTr="00E165F4">
        <w:trPr>
          <w:trHeight w:val="1089"/>
        </w:trPr>
        <w:tc>
          <w:tcPr>
            <w:tcW w:w="1532" w:type="dxa"/>
            <w:tcBorders>
              <w:top w:val="single" w:sz="2" w:space="0" w:color="666666"/>
              <w:left w:val="nil"/>
              <w:bottom w:val="single" w:sz="2" w:space="0" w:color="666666"/>
              <w:right w:val="single" w:sz="2" w:space="0" w:color="666666"/>
            </w:tcBorders>
            <w:vAlign w:val="center"/>
          </w:tcPr>
          <w:p w14:paraId="3BBA6C6C" w14:textId="77777777" w:rsidR="00B50488" w:rsidRPr="00E165F4" w:rsidRDefault="00B50488" w:rsidP="00BF4C21">
            <w:pPr>
              <w:pStyle w:val="TableParagraph"/>
              <w:ind w:left="194" w:right="178" w:firstLine="2"/>
              <w:jc w:val="center"/>
              <w:rPr>
                <w:b/>
                <w:bCs/>
                <w:iCs/>
                <w:sz w:val="18"/>
              </w:rPr>
            </w:pPr>
            <w:r w:rsidRPr="00E165F4">
              <w:rPr>
                <w:b/>
                <w:bCs/>
                <w:iCs/>
                <w:spacing w:val="-2"/>
                <w:sz w:val="18"/>
              </w:rPr>
              <w:t>Strategy to Reduce Risks</w:t>
            </w:r>
          </w:p>
          <w:p w14:paraId="79DE4FDD" w14:textId="77777777" w:rsidR="00B50488" w:rsidRPr="00E165F4" w:rsidRDefault="00B50488" w:rsidP="00BF4C21">
            <w:pPr>
              <w:pStyle w:val="TableParagraph"/>
              <w:ind w:left="194" w:right="178" w:firstLine="2"/>
              <w:jc w:val="center"/>
              <w:rPr>
                <w:b/>
                <w:bCs/>
                <w:iCs/>
                <w:sz w:val="18"/>
              </w:rPr>
            </w:pPr>
            <w:r w:rsidRPr="00E165F4">
              <w:rPr>
                <w:b/>
                <w:bCs/>
                <w:iCs/>
                <w:spacing w:val="-4"/>
                <w:sz w:val="18"/>
              </w:rPr>
              <w:t>(30%)</w:t>
            </w:r>
          </w:p>
        </w:tc>
        <w:tc>
          <w:tcPr>
            <w:tcW w:w="1595" w:type="dxa"/>
            <w:tcBorders>
              <w:top w:val="single" w:sz="2" w:space="0" w:color="666666"/>
              <w:left w:val="single" w:sz="2" w:space="0" w:color="666666"/>
              <w:bottom w:val="single" w:sz="2" w:space="0" w:color="666666"/>
              <w:right w:val="single" w:sz="2" w:space="0" w:color="666666"/>
            </w:tcBorders>
            <w:vAlign w:val="center"/>
          </w:tcPr>
          <w:p w14:paraId="60AABFF4" w14:textId="77777777" w:rsidR="00B50488" w:rsidRPr="00B50488" w:rsidRDefault="00B50488" w:rsidP="00E165F4">
            <w:pPr>
              <w:pStyle w:val="TableParagraph"/>
              <w:numPr>
                <w:ilvl w:val="0"/>
                <w:numId w:val="44"/>
              </w:numPr>
              <w:ind w:left="246" w:right="225" w:hanging="180"/>
              <w:rPr>
                <w:sz w:val="16"/>
                <w:szCs w:val="16"/>
              </w:rPr>
            </w:pPr>
            <w:r w:rsidRPr="00B50488">
              <w:rPr>
                <w:sz w:val="16"/>
                <w:szCs w:val="16"/>
              </w:rPr>
              <w:t>Content</w:t>
            </w:r>
            <w:r w:rsidRPr="00B50488">
              <w:rPr>
                <w:spacing w:val="-10"/>
                <w:sz w:val="16"/>
                <w:szCs w:val="16"/>
              </w:rPr>
              <w:t xml:space="preserve"> </w:t>
            </w:r>
            <w:r w:rsidRPr="00B50488">
              <w:rPr>
                <w:sz w:val="16"/>
                <w:szCs w:val="16"/>
              </w:rPr>
              <w:t>does not address risk reduction</w:t>
            </w:r>
          </w:p>
        </w:tc>
        <w:tc>
          <w:tcPr>
            <w:tcW w:w="2671" w:type="dxa"/>
            <w:tcBorders>
              <w:top w:val="single" w:sz="2" w:space="0" w:color="666666"/>
              <w:left w:val="single" w:sz="2" w:space="0" w:color="666666"/>
              <w:bottom w:val="single" w:sz="2" w:space="0" w:color="666666"/>
              <w:right w:val="single" w:sz="2" w:space="0" w:color="666666"/>
            </w:tcBorders>
            <w:vAlign w:val="center"/>
          </w:tcPr>
          <w:p w14:paraId="1192D86C" w14:textId="77777777" w:rsidR="00B50488" w:rsidRPr="00B50488" w:rsidRDefault="00B50488" w:rsidP="00E165F4">
            <w:pPr>
              <w:pStyle w:val="TableParagraph"/>
              <w:numPr>
                <w:ilvl w:val="0"/>
                <w:numId w:val="44"/>
              </w:numPr>
              <w:ind w:left="246" w:right="195" w:hanging="180"/>
              <w:rPr>
                <w:sz w:val="16"/>
                <w:szCs w:val="16"/>
              </w:rPr>
            </w:pPr>
            <w:r w:rsidRPr="00B50488">
              <w:rPr>
                <w:sz w:val="16"/>
                <w:szCs w:val="16"/>
              </w:rPr>
              <w:t>Provides</w:t>
            </w:r>
            <w:r w:rsidRPr="00B50488">
              <w:rPr>
                <w:spacing w:val="-6"/>
                <w:sz w:val="16"/>
                <w:szCs w:val="16"/>
              </w:rPr>
              <w:t xml:space="preserve"> </w:t>
            </w:r>
            <w:r w:rsidRPr="00B50488">
              <w:rPr>
                <w:sz w:val="16"/>
                <w:szCs w:val="16"/>
              </w:rPr>
              <w:t>no</w:t>
            </w:r>
            <w:r w:rsidRPr="00B50488">
              <w:rPr>
                <w:spacing w:val="-6"/>
                <w:sz w:val="16"/>
                <w:szCs w:val="16"/>
              </w:rPr>
              <w:t xml:space="preserve"> strategy or strategic plan of action </w:t>
            </w:r>
            <w:r w:rsidRPr="00B50488">
              <w:rPr>
                <w:sz w:val="16"/>
                <w:szCs w:val="16"/>
              </w:rPr>
              <w:t>for risk reduction.</w:t>
            </w:r>
          </w:p>
          <w:p w14:paraId="49856679" w14:textId="77777777" w:rsidR="00B50488" w:rsidRPr="00B50488" w:rsidRDefault="00B50488" w:rsidP="00E165F4">
            <w:pPr>
              <w:pStyle w:val="TableParagraph"/>
              <w:ind w:left="246" w:right="195" w:hanging="180"/>
              <w:rPr>
                <w:sz w:val="16"/>
                <w:szCs w:val="16"/>
              </w:rPr>
            </w:pPr>
          </w:p>
        </w:tc>
        <w:tc>
          <w:tcPr>
            <w:tcW w:w="2948" w:type="dxa"/>
            <w:tcBorders>
              <w:top w:val="single" w:sz="2" w:space="0" w:color="666666"/>
              <w:left w:val="single" w:sz="2" w:space="0" w:color="666666"/>
              <w:bottom w:val="single" w:sz="2" w:space="0" w:color="666666"/>
              <w:right w:val="single" w:sz="2" w:space="0" w:color="666666"/>
            </w:tcBorders>
            <w:vAlign w:val="center"/>
          </w:tcPr>
          <w:p w14:paraId="1DB9157D"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Provides a minimal strategy to reduce risks (e.g., only one action item or policy update).</w:t>
            </w:r>
          </w:p>
          <w:p w14:paraId="607A149B"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Strategy does not directly relate to the identified core business risks.</w:t>
            </w:r>
          </w:p>
          <w:p w14:paraId="467560FD" w14:textId="77777777" w:rsidR="00B50488" w:rsidRPr="00B50488" w:rsidRDefault="00B50488" w:rsidP="00E165F4">
            <w:pPr>
              <w:pStyle w:val="TableParagraph"/>
              <w:ind w:left="246" w:hanging="180"/>
              <w:rPr>
                <w:sz w:val="16"/>
                <w:szCs w:val="16"/>
              </w:rPr>
            </w:pPr>
          </w:p>
        </w:tc>
        <w:tc>
          <w:tcPr>
            <w:tcW w:w="2876" w:type="dxa"/>
            <w:tcBorders>
              <w:top w:val="single" w:sz="2" w:space="0" w:color="666666"/>
              <w:left w:val="single" w:sz="2" w:space="0" w:color="666666"/>
              <w:bottom w:val="single" w:sz="2" w:space="0" w:color="666666"/>
              <w:right w:val="single" w:sz="2" w:space="0" w:color="666666"/>
            </w:tcBorders>
            <w:vAlign w:val="center"/>
          </w:tcPr>
          <w:p w14:paraId="2016AC38" w14:textId="77777777" w:rsidR="00B50488" w:rsidRPr="00B50488" w:rsidRDefault="00B50488" w:rsidP="00E165F4">
            <w:pPr>
              <w:pStyle w:val="TableParagraph"/>
              <w:numPr>
                <w:ilvl w:val="0"/>
                <w:numId w:val="44"/>
              </w:numPr>
              <w:ind w:left="246" w:right="153" w:hanging="180"/>
              <w:rPr>
                <w:sz w:val="16"/>
                <w:szCs w:val="16"/>
              </w:rPr>
            </w:pPr>
            <w:r w:rsidRPr="00B50488">
              <w:rPr>
                <w:sz w:val="16"/>
                <w:szCs w:val="16"/>
              </w:rPr>
              <w:t>Provides a reasonable strategy to reduce risks (e.g., at least two long-term action items and/or policy updates).</w:t>
            </w:r>
          </w:p>
          <w:p w14:paraId="20D99FCF" w14:textId="77777777" w:rsidR="00B50488" w:rsidRPr="00B50488" w:rsidRDefault="00B50488" w:rsidP="00E165F4">
            <w:pPr>
              <w:pStyle w:val="TableParagraph"/>
              <w:numPr>
                <w:ilvl w:val="0"/>
                <w:numId w:val="44"/>
              </w:numPr>
              <w:ind w:left="246" w:right="186" w:hanging="180"/>
              <w:rPr>
                <w:sz w:val="16"/>
                <w:szCs w:val="16"/>
              </w:rPr>
            </w:pPr>
            <w:r w:rsidRPr="00B50488">
              <w:rPr>
                <w:sz w:val="16"/>
                <w:szCs w:val="16"/>
              </w:rPr>
              <w:t>Strategy relates to the identified core business risks.</w:t>
            </w:r>
          </w:p>
        </w:tc>
        <w:tc>
          <w:tcPr>
            <w:tcW w:w="2797" w:type="dxa"/>
            <w:tcBorders>
              <w:top w:val="single" w:sz="2" w:space="0" w:color="666666"/>
              <w:left w:val="single" w:sz="2" w:space="0" w:color="666666"/>
              <w:bottom w:val="single" w:sz="2" w:space="0" w:color="666666"/>
              <w:right w:val="nil"/>
            </w:tcBorders>
            <w:vAlign w:val="center"/>
          </w:tcPr>
          <w:p w14:paraId="57D49C45" w14:textId="77777777" w:rsidR="00B50488" w:rsidRPr="00B50488" w:rsidRDefault="00B50488" w:rsidP="00E165F4">
            <w:pPr>
              <w:pStyle w:val="TableParagraph"/>
              <w:numPr>
                <w:ilvl w:val="0"/>
                <w:numId w:val="44"/>
              </w:numPr>
              <w:ind w:left="246" w:right="135" w:hanging="180"/>
              <w:rPr>
                <w:sz w:val="16"/>
                <w:szCs w:val="16"/>
              </w:rPr>
            </w:pPr>
            <w:r w:rsidRPr="00B50488">
              <w:rPr>
                <w:sz w:val="16"/>
                <w:szCs w:val="16"/>
              </w:rPr>
              <w:t>Provides a complete strategy to reduce risk (e.g., three or more long-term action items and/or policy updates).</w:t>
            </w:r>
          </w:p>
          <w:p w14:paraId="127BD544" w14:textId="77777777" w:rsidR="00B50488" w:rsidRPr="00B50488" w:rsidRDefault="00B50488" w:rsidP="00E165F4">
            <w:pPr>
              <w:pStyle w:val="TableParagraph"/>
              <w:numPr>
                <w:ilvl w:val="0"/>
                <w:numId w:val="44"/>
              </w:numPr>
              <w:ind w:left="246" w:right="135" w:hanging="180"/>
              <w:rPr>
                <w:sz w:val="16"/>
                <w:szCs w:val="16"/>
              </w:rPr>
            </w:pPr>
            <w:r w:rsidRPr="00B50488">
              <w:rPr>
                <w:sz w:val="16"/>
                <w:szCs w:val="16"/>
              </w:rPr>
              <w:t>Strategy clearly addresses the identified core business risks.</w:t>
            </w:r>
          </w:p>
        </w:tc>
      </w:tr>
      <w:tr w:rsidR="00B50488" w14:paraId="5F17E97F" w14:textId="77777777" w:rsidTr="00E165F4">
        <w:trPr>
          <w:trHeight w:val="1723"/>
        </w:trPr>
        <w:tc>
          <w:tcPr>
            <w:tcW w:w="1532" w:type="dxa"/>
            <w:tcBorders>
              <w:top w:val="single" w:sz="2" w:space="0" w:color="666666"/>
              <w:left w:val="nil"/>
              <w:bottom w:val="single" w:sz="2" w:space="0" w:color="666666"/>
              <w:right w:val="single" w:sz="2" w:space="0" w:color="666666"/>
            </w:tcBorders>
            <w:shd w:val="clear" w:color="auto" w:fill="CCCCCC"/>
            <w:vAlign w:val="center"/>
          </w:tcPr>
          <w:p w14:paraId="3436162F" w14:textId="77777777" w:rsidR="00B50488" w:rsidRPr="00E165F4" w:rsidRDefault="00B50488" w:rsidP="00BF4C21">
            <w:pPr>
              <w:pStyle w:val="TableParagraph"/>
              <w:spacing w:before="1" w:line="254" w:lineRule="auto"/>
              <w:ind w:left="54"/>
              <w:jc w:val="center"/>
              <w:rPr>
                <w:b/>
                <w:bCs/>
                <w:iCs/>
                <w:spacing w:val="-2"/>
                <w:sz w:val="18"/>
              </w:rPr>
            </w:pPr>
            <w:r w:rsidRPr="00E165F4">
              <w:rPr>
                <w:b/>
                <w:bCs/>
                <w:iCs/>
                <w:sz w:val="18"/>
              </w:rPr>
              <w:t xml:space="preserve">High Priority </w:t>
            </w:r>
            <w:r w:rsidRPr="00E165F4">
              <w:rPr>
                <w:b/>
                <w:bCs/>
                <w:iCs/>
                <w:spacing w:val="-2"/>
                <w:sz w:val="18"/>
              </w:rPr>
              <w:t>Recommendations</w:t>
            </w:r>
          </w:p>
          <w:p w14:paraId="19FDD774" w14:textId="77777777" w:rsidR="00B50488" w:rsidRPr="00E165F4" w:rsidRDefault="00B50488" w:rsidP="00BF4C21">
            <w:pPr>
              <w:pStyle w:val="TableParagraph"/>
              <w:spacing w:before="1" w:line="254" w:lineRule="auto"/>
              <w:ind w:left="54"/>
              <w:jc w:val="center"/>
              <w:rPr>
                <w:b/>
                <w:bCs/>
                <w:iCs/>
                <w:sz w:val="18"/>
              </w:rPr>
            </w:pPr>
            <w:r w:rsidRPr="00E165F4">
              <w:rPr>
                <w:b/>
                <w:bCs/>
                <w:iCs/>
                <w:spacing w:val="-2"/>
                <w:sz w:val="18"/>
              </w:rPr>
              <w:t>(30%)</w:t>
            </w:r>
          </w:p>
        </w:tc>
        <w:tc>
          <w:tcPr>
            <w:tcW w:w="1595"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3A3F3078" w14:textId="77777777" w:rsidR="00B50488" w:rsidRPr="00B50488" w:rsidRDefault="00B50488" w:rsidP="00E165F4">
            <w:pPr>
              <w:pStyle w:val="TableParagraph"/>
              <w:numPr>
                <w:ilvl w:val="0"/>
                <w:numId w:val="44"/>
              </w:numPr>
              <w:ind w:left="246" w:right="143" w:hanging="180"/>
              <w:rPr>
                <w:sz w:val="16"/>
                <w:szCs w:val="16"/>
              </w:rPr>
            </w:pPr>
            <w:r w:rsidRPr="00B50488">
              <w:rPr>
                <w:sz w:val="16"/>
                <w:szCs w:val="16"/>
              </w:rPr>
              <w:t>Content does not provide recommendations of any kind.</w:t>
            </w:r>
          </w:p>
        </w:tc>
        <w:tc>
          <w:tcPr>
            <w:tcW w:w="2671"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25332F55" w14:textId="77777777" w:rsidR="00B50488" w:rsidRPr="00B50488" w:rsidRDefault="00B50488" w:rsidP="00E165F4">
            <w:pPr>
              <w:pStyle w:val="TableParagraph"/>
              <w:numPr>
                <w:ilvl w:val="0"/>
                <w:numId w:val="44"/>
              </w:numPr>
              <w:ind w:left="246" w:right="115" w:hanging="180"/>
              <w:rPr>
                <w:sz w:val="16"/>
                <w:szCs w:val="16"/>
              </w:rPr>
            </w:pPr>
            <w:r w:rsidRPr="00B50488">
              <w:rPr>
                <w:sz w:val="16"/>
                <w:szCs w:val="16"/>
              </w:rPr>
              <w:t>Recommendations are not high priority or are inappropriate for leadership action.</w:t>
            </w:r>
          </w:p>
          <w:p w14:paraId="37AB8B26" w14:textId="77777777" w:rsidR="00B50488" w:rsidRPr="00B50488" w:rsidRDefault="00B50488" w:rsidP="00E165F4">
            <w:pPr>
              <w:pStyle w:val="TableParagraph"/>
              <w:numPr>
                <w:ilvl w:val="0"/>
                <w:numId w:val="44"/>
              </w:numPr>
              <w:ind w:left="246" w:right="115" w:hanging="180"/>
              <w:rPr>
                <w:sz w:val="16"/>
                <w:szCs w:val="16"/>
              </w:rPr>
            </w:pPr>
            <w:r w:rsidRPr="00B50488">
              <w:rPr>
                <w:sz w:val="16"/>
                <w:szCs w:val="16"/>
              </w:rPr>
              <w:t>Missing justifications for proposed actions.</w:t>
            </w:r>
          </w:p>
          <w:p w14:paraId="4B05FE48" w14:textId="77777777" w:rsidR="00B50488" w:rsidRPr="00B50488" w:rsidRDefault="00B50488" w:rsidP="00E165F4">
            <w:pPr>
              <w:pStyle w:val="TableParagraph"/>
              <w:numPr>
                <w:ilvl w:val="0"/>
                <w:numId w:val="44"/>
              </w:numPr>
              <w:ind w:left="246" w:right="115" w:hanging="180"/>
              <w:rPr>
                <w:sz w:val="16"/>
                <w:szCs w:val="16"/>
              </w:rPr>
            </w:pPr>
            <w:r w:rsidRPr="00B50488">
              <w:rPr>
                <w:sz w:val="16"/>
                <w:szCs w:val="16"/>
              </w:rPr>
              <w:t>Recommendations do not</w:t>
            </w:r>
            <w:r w:rsidRPr="00B50488">
              <w:rPr>
                <w:spacing w:val="-9"/>
                <w:sz w:val="16"/>
                <w:szCs w:val="16"/>
              </w:rPr>
              <w:t xml:space="preserve"> </w:t>
            </w:r>
            <w:r w:rsidRPr="00B50488">
              <w:rPr>
                <w:sz w:val="16"/>
                <w:szCs w:val="16"/>
              </w:rPr>
              <w:t>relate</w:t>
            </w:r>
            <w:r w:rsidRPr="00B50488">
              <w:rPr>
                <w:spacing w:val="40"/>
                <w:sz w:val="16"/>
                <w:szCs w:val="16"/>
              </w:rPr>
              <w:t xml:space="preserve"> </w:t>
            </w:r>
            <w:r w:rsidRPr="00B50488">
              <w:rPr>
                <w:sz w:val="16"/>
                <w:szCs w:val="16"/>
              </w:rPr>
              <w:t>to the provided scenario.</w:t>
            </w:r>
          </w:p>
        </w:tc>
        <w:tc>
          <w:tcPr>
            <w:tcW w:w="2948"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3FF8E2F4" w14:textId="77777777" w:rsidR="00B50488" w:rsidRPr="00B50488" w:rsidRDefault="00B50488" w:rsidP="00E165F4">
            <w:pPr>
              <w:pStyle w:val="TableParagraph"/>
              <w:numPr>
                <w:ilvl w:val="0"/>
                <w:numId w:val="44"/>
              </w:numPr>
              <w:ind w:left="246" w:hanging="180"/>
              <w:rPr>
                <w:sz w:val="16"/>
                <w:szCs w:val="16"/>
              </w:rPr>
            </w:pPr>
            <w:r w:rsidRPr="00B50488">
              <w:rPr>
                <w:sz w:val="16"/>
                <w:szCs w:val="16"/>
              </w:rPr>
              <w:t>Recommended 1 or more high priority actions to protect infrastructure.</w:t>
            </w:r>
          </w:p>
          <w:p w14:paraId="4A277977" w14:textId="77777777" w:rsidR="00B50488" w:rsidRPr="00B50488" w:rsidRDefault="00B50488" w:rsidP="00E165F4">
            <w:pPr>
              <w:pStyle w:val="TableParagraph"/>
              <w:numPr>
                <w:ilvl w:val="0"/>
                <w:numId w:val="44"/>
              </w:numPr>
              <w:ind w:left="246" w:hanging="180"/>
              <w:rPr>
                <w:sz w:val="16"/>
                <w:szCs w:val="16"/>
              </w:rPr>
            </w:pPr>
            <w:r w:rsidRPr="00B50488">
              <w:rPr>
                <w:sz w:val="16"/>
                <w:szCs w:val="16"/>
              </w:rPr>
              <w:t>Incomplete or inconsistent reasoning for all proposed actions</w:t>
            </w:r>
          </w:p>
          <w:p w14:paraId="676BA75D" w14:textId="77777777" w:rsidR="00B50488" w:rsidRPr="00B50488" w:rsidRDefault="00B50488" w:rsidP="00E165F4">
            <w:pPr>
              <w:pStyle w:val="TableParagraph"/>
              <w:numPr>
                <w:ilvl w:val="0"/>
                <w:numId w:val="44"/>
              </w:numPr>
              <w:ind w:left="246" w:hanging="180"/>
              <w:rPr>
                <w:sz w:val="16"/>
                <w:szCs w:val="16"/>
              </w:rPr>
            </w:pPr>
            <w:r w:rsidRPr="00B50488">
              <w:rPr>
                <w:sz w:val="16"/>
                <w:szCs w:val="16"/>
              </w:rPr>
              <w:t>Actions require</w:t>
            </w:r>
            <w:r w:rsidRPr="00B50488">
              <w:rPr>
                <w:spacing w:val="40"/>
                <w:sz w:val="16"/>
                <w:szCs w:val="16"/>
              </w:rPr>
              <w:t xml:space="preserve"> </w:t>
            </w:r>
            <w:r w:rsidRPr="00B50488">
              <w:rPr>
                <w:sz w:val="16"/>
                <w:szCs w:val="16"/>
              </w:rPr>
              <w:t>significant additional funding (e.g., use of commercial</w:t>
            </w:r>
            <w:r w:rsidRPr="00B50488">
              <w:rPr>
                <w:spacing w:val="-4"/>
                <w:sz w:val="16"/>
                <w:szCs w:val="16"/>
              </w:rPr>
              <w:t xml:space="preserve"> </w:t>
            </w:r>
            <w:r w:rsidRPr="00B50488">
              <w:rPr>
                <w:spacing w:val="-2"/>
                <w:sz w:val="16"/>
                <w:szCs w:val="16"/>
              </w:rPr>
              <w:t>tools).</w:t>
            </w:r>
          </w:p>
        </w:tc>
        <w:tc>
          <w:tcPr>
            <w:tcW w:w="2876" w:type="dxa"/>
            <w:tcBorders>
              <w:top w:val="single" w:sz="2" w:space="0" w:color="666666"/>
              <w:left w:val="single" w:sz="2" w:space="0" w:color="666666"/>
              <w:bottom w:val="single" w:sz="2" w:space="0" w:color="666666"/>
              <w:right w:val="single" w:sz="2" w:space="0" w:color="666666"/>
            </w:tcBorders>
            <w:shd w:val="clear" w:color="auto" w:fill="CCCCCC"/>
            <w:vAlign w:val="center"/>
          </w:tcPr>
          <w:p w14:paraId="28009286" w14:textId="77777777" w:rsidR="00B50488" w:rsidRPr="00B50488" w:rsidRDefault="00B50488" w:rsidP="00E165F4">
            <w:pPr>
              <w:pStyle w:val="TableParagraph"/>
              <w:numPr>
                <w:ilvl w:val="0"/>
                <w:numId w:val="44"/>
              </w:numPr>
              <w:ind w:left="246" w:hanging="180"/>
              <w:rPr>
                <w:sz w:val="16"/>
                <w:szCs w:val="16"/>
              </w:rPr>
            </w:pPr>
            <w:r w:rsidRPr="00B50488">
              <w:rPr>
                <w:sz w:val="16"/>
                <w:szCs w:val="16"/>
              </w:rPr>
              <w:t>Recommended 2 or more high priority actions to protect infrastructure.</w:t>
            </w:r>
          </w:p>
          <w:p w14:paraId="3901DC32" w14:textId="77777777" w:rsidR="00B50488" w:rsidRPr="00B50488" w:rsidRDefault="00B50488" w:rsidP="00E165F4">
            <w:pPr>
              <w:pStyle w:val="TableParagraph"/>
              <w:numPr>
                <w:ilvl w:val="0"/>
                <w:numId w:val="44"/>
              </w:numPr>
              <w:ind w:left="246" w:hanging="180"/>
              <w:rPr>
                <w:sz w:val="16"/>
                <w:szCs w:val="16"/>
              </w:rPr>
            </w:pPr>
            <w:r w:rsidRPr="00B50488">
              <w:rPr>
                <w:sz w:val="16"/>
                <w:szCs w:val="16"/>
              </w:rPr>
              <w:t>Complete and consistent reasoning is provided for at least one action.</w:t>
            </w:r>
          </w:p>
          <w:p w14:paraId="176948E0" w14:textId="77777777" w:rsidR="00B50488" w:rsidRPr="00B50488" w:rsidRDefault="00B50488" w:rsidP="00E165F4">
            <w:pPr>
              <w:pStyle w:val="TableParagraph"/>
              <w:numPr>
                <w:ilvl w:val="0"/>
                <w:numId w:val="44"/>
              </w:numPr>
              <w:ind w:left="246" w:hanging="180"/>
              <w:rPr>
                <w:sz w:val="16"/>
                <w:szCs w:val="16"/>
              </w:rPr>
            </w:pPr>
            <w:r w:rsidRPr="00B50488">
              <w:rPr>
                <w:sz w:val="16"/>
                <w:szCs w:val="16"/>
              </w:rPr>
              <w:t>Actions</w:t>
            </w:r>
            <w:r w:rsidRPr="00B50488">
              <w:rPr>
                <w:spacing w:val="-10"/>
                <w:sz w:val="16"/>
                <w:szCs w:val="16"/>
              </w:rPr>
              <w:t xml:space="preserve"> </w:t>
            </w:r>
            <w:r w:rsidRPr="00B50488">
              <w:rPr>
                <w:sz w:val="16"/>
                <w:szCs w:val="16"/>
              </w:rPr>
              <w:t>require</w:t>
            </w:r>
            <w:r w:rsidRPr="00B50488">
              <w:rPr>
                <w:spacing w:val="40"/>
                <w:sz w:val="16"/>
                <w:szCs w:val="16"/>
              </w:rPr>
              <w:t xml:space="preserve"> </w:t>
            </w:r>
            <w:r w:rsidRPr="00B50488">
              <w:rPr>
                <w:sz w:val="16"/>
                <w:szCs w:val="16"/>
              </w:rPr>
              <w:t>additional funding (mostly free or</w:t>
            </w:r>
            <w:r w:rsidRPr="00B50488">
              <w:rPr>
                <w:spacing w:val="40"/>
                <w:sz w:val="16"/>
                <w:szCs w:val="16"/>
              </w:rPr>
              <w:t xml:space="preserve"> </w:t>
            </w:r>
            <w:r w:rsidRPr="00B50488">
              <w:rPr>
                <w:sz w:val="16"/>
                <w:szCs w:val="16"/>
              </w:rPr>
              <w:t>open-source</w:t>
            </w:r>
            <w:r w:rsidRPr="00B50488">
              <w:rPr>
                <w:spacing w:val="-1"/>
                <w:sz w:val="16"/>
                <w:szCs w:val="16"/>
              </w:rPr>
              <w:t xml:space="preserve"> </w:t>
            </w:r>
            <w:r w:rsidRPr="00B50488">
              <w:rPr>
                <w:sz w:val="16"/>
                <w:szCs w:val="16"/>
              </w:rPr>
              <w:t>tools).</w:t>
            </w:r>
          </w:p>
        </w:tc>
        <w:tc>
          <w:tcPr>
            <w:tcW w:w="2797" w:type="dxa"/>
            <w:tcBorders>
              <w:top w:val="single" w:sz="2" w:space="0" w:color="666666"/>
              <w:left w:val="single" w:sz="2" w:space="0" w:color="666666"/>
              <w:bottom w:val="single" w:sz="2" w:space="0" w:color="666666"/>
              <w:right w:val="nil"/>
            </w:tcBorders>
            <w:shd w:val="clear" w:color="auto" w:fill="CCCCCC"/>
            <w:vAlign w:val="center"/>
          </w:tcPr>
          <w:p w14:paraId="3D1D83A1" w14:textId="77777777" w:rsidR="00B50488" w:rsidRPr="00B50488" w:rsidRDefault="00B50488" w:rsidP="00E165F4">
            <w:pPr>
              <w:pStyle w:val="TableParagraph"/>
              <w:numPr>
                <w:ilvl w:val="0"/>
                <w:numId w:val="44"/>
              </w:numPr>
              <w:ind w:left="246" w:right="143" w:hanging="180"/>
              <w:rPr>
                <w:sz w:val="16"/>
                <w:szCs w:val="16"/>
              </w:rPr>
            </w:pPr>
            <w:r w:rsidRPr="00B50488">
              <w:rPr>
                <w:sz w:val="16"/>
                <w:szCs w:val="16"/>
              </w:rPr>
              <w:t>Recommended 3-4 high priority actions to protect business continuity through increased overall security posture.</w:t>
            </w:r>
          </w:p>
          <w:p w14:paraId="304F918E" w14:textId="77777777" w:rsidR="00B50488" w:rsidRPr="00B50488" w:rsidRDefault="00B50488" w:rsidP="00E165F4">
            <w:pPr>
              <w:pStyle w:val="TableParagraph"/>
              <w:numPr>
                <w:ilvl w:val="0"/>
                <w:numId w:val="44"/>
              </w:numPr>
              <w:ind w:left="246" w:right="143" w:hanging="180"/>
              <w:rPr>
                <w:sz w:val="16"/>
                <w:szCs w:val="16"/>
              </w:rPr>
            </w:pPr>
            <w:r w:rsidRPr="00B50488">
              <w:rPr>
                <w:sz w:val="16"/>
                <w:szCs w:val="16"/>
              </w:rPr>
              <w:t>Complete and consistent reasoning for all actions is provided.</w:t>
            </w:r>
          </w:p>
          <w:p w14:paraId="778FB4CC" w14:textId="77777777" w:rsidR="00B50488" w:rsidRPr="00B50488" w:rsidRDefault="00B50488" w:rsidP="00E165F4">
            <w:pPr>
              <w:pStyle w:val="TableParagraph"/>
              <w:numPr>
                <w:ilvl w:val="0"/>
                <w:numId w:val="44"/>
              </w:numPr>
              <w:ind w:left="246" w:right="143" w:hanging="180"/>
              <w:rPr>
                <w:sz w:val="16"/>
                <w:szCs w:val="16"/>
              </w:rPr>
            </w:pPr>
            <w:r w:rsidRPr="00B50488">
              <w:rPr>
                <w:sz w:val="16"/>
                <w:szCs w:val="16"/>
              </w:rPr>
              <w:t>Actions require at most a minimal level of additional funding (use only free or open-source tools).</w:t>
            </w:r>
          </w:p>
        </w:tc>
      </w:tr>
      <w:tr w:rsidR="00B50488" w14:paraId="034CD0D8" w14:textId="77777777" w:rsidTr="00E165F4">
        <w:trPr>
          <w:trHeight w:val="1336"/>
        </w:trPr>
        <w:tc>
          <w:tcPr>
            <w:tcW w:w="1532" w:type="dxa"/>
            <w:tcBorders>
              <w:top w:val="single" w:sz="2" w:space="0" w:color="666666"/>
              <w:left w:val="nil"/>
              <w:bottom w:val="single" w:sz="2" w:space="0" w:color="666666"/>
              <w:right w:val="single" w:sz="2" w:space="0" w:color="666666"/>
            </w:tcBorders>
            <w:vAlign w:val="center"/>
          </w:tcPr>
          <w:p w14:paraId="3365A2DA" w14:textId="77777777" w:rsidR="00B50488" w:rsidRPr="00E165F4" w:rsidRDefault="00B50488" w:rsidP="00BF4C21">
            <w:pPr>
              <w:pStyle w:val="TableParagraph"/>
              <w:ind w:left="287" w:right="269" w:hanging="5"/>
              <w:jc w:val="center"/>
              <w:rPr>
                <w:b/>
                <w:bCs/>
                <w:iCs/>
                <w:sz w:val="18"/>
              </w:rPr>
            </w:pPr>
            <w:r w:rsidRPr="00E165F4">
              <w:rPr>
                <w:b/>
                <w:bCs/>
                <w:iCs/>
                <w:sz w:val="18"/>
              </w:rPr>
              <w:t xml:space="preserve">Quality of </w:t>
            </w:r>
            <w:r w:rsidRPr="00E165F4">
              <w:rPr>
                <w:b/>
                <w:bCs/>
                <w:iCs/>
                <w:spacing w:val="-2"/>
                <w:sz w:val="18"/>
              </w:rPr>
              <w:t xml:space="preserve">Presentation </w:t>
            </w:r>
            <w:r w:rsidRPr="00E165F4">
              <w:rPr>
                <w:b/>
                <w:bCs/>
                <w:iCs/>
                <w:spacing w:val="-4"/>
                <w:sz w:val="18"/>
              </w:rPr>
              <w:t>(8%)</w:t>
            </w:r>
          </w:p>
        </w:tc>
        <w:tc>
          <w:tcPr>
            <w:tcW w:w="1595" w:type="dxa"/>
            <w:tcBorders>
              <w:top w:val="single" w:sz="2" w:space="0" w:color="666666"/>
              <w:left w:val="single" w:sz="2" w:space="0" w:color="666666"/>
              <w:bottom w:val="single" w:sz="2" w:space="0" w:color="666666"/>
              <w:right w:val="single" w:sz="2" w:space="0" w:color="666666"/>
            </w:tcBorders>
            <w:vAlign w:val="center"/>
          </w:tcPr>
          <w:p w14:paraId="5D254662" w14:textId="77777777" w:rsidR="00B50488" w:rsidRPr="00B50488" w:rsidRDefault="00B50488" w:rsidP="00E165F4">
            <w:pPr>
              <w:pStyle w:val="TableParagraph"/>
              <w:numPr>
                <w:ilvl w:val="0"/>
                <w:numId w:val="44"/>
              </w:numPr>
              <w:ind w:left="246" w:right="121" w:hanging="180"/>
              <w:rPr>
                <w:sz w:val="16"/>
                <w:szCs w:val="16"/>
              </w:rPr>
            </w:pPr>
            <w:r w:rsidRPr="00B50488">
              <w:rPr>
                <w:sz w:val="16"/>
                <w:szCs w:val="16"/>
              </w:rPr>
              <w:t>Presentation</w:t>
            </w:r>
            <w:r w:rsidRPr="00B50488">
              <w:rPr>
                <w:spacing w:val="-10"/>
                <w:sz w:val="16"/>
                <w:szCs w:val="16"/>
              </w:rPr>
              <w:t xml:space="preserve"> </w:t>
            </w:r>
            <w:r w:rsidRPr="00B50488">
              <w:rPr>
                <w:sz w:val="16"/>
                <w:szCs w:val="16"/>
              </w:rPr>
              <w:t>does</w:t>
            </w:r>
            <w:r w:rsidRPr="00B50488">
              <w:rPr>
                <w:spacing w:val="40"/>
                <w:sz w:val="16"/>
                <w:szCs w:val="16"/>
              </w:rPr>
              <w:t xml:space="preserve"> </w:t>
            </w:r>
            <w:r w:rsidRPr="00B50488">
              <w:rPr>
                <w:sz w:val="16"/>
                <w:szCs w:val="16"/>
              </w:rPr>
              <w:t>not follow</w:t>
            </w:r>
            <w:r w:rsidRPr="00B50488">
              <w:rPr>
                <w:spacing w:val="40"/>
                <w:sz w:val="16"/>
                <w:szCs w:val="16"/>
              </w:rPr>
              <w:t xml:space="preserve"> </w:t>
            </w:r>
            <w:r w:rsidRPr="00B50488">
              <w:rPr>
                <w:spacing w:val="-2"/>
                <w:sz w:val="16"/>
                <w:szCs w:val="16"/>
              </w:rPr>
              <w:t>scenario</w:t>
            </w:r>
            <w:r w:rsidRPr="00B50488">
              <w:rPr>
                <w:spacing w:val="40"/>
                <w:sz w:val="16"/>
                <w:szCs w:val="16"/>
              </w:rPr>
              <w:t xml:space="preserve"> </w:t>
            </w:r>
            <w:r w:rsidRPr="00B50488">
              <w:rPr>
                <w:sz w:val="16"/>
                <w:szCs w:val="16"/>
              </w:rPr>
              <w:t>guidelines.</w:t>
            </w:r>
          </w:p>
        </w:tc>
        <w:tc>
          <w:tcPr>
            <w:tcW w:w="2671" w:type="dxa"/>
            <w:tcBorders>
              <w:top w:val="single" w:sz="2" w:space="0" w:color="666666"/>
              <w:left w:val="single" w:sz="2" w:space="0" w:color="666666"/>
              <w:bottom w:val="single" w:sz="2" w:space="0" w:color="666666"/>
              <w:right w:val="single" w:sz="2" w:space="0" w:color="666666"/>
            </w:tcBorders>
            <w:vAlign w:val="center"/>
          </w:tcPr>
          <w:p w14:paraId="7A09F87D" w14:textId="77777777" w:rsidR="00B50488" w:rsidRPr="00B50488" w:rsidRDefault="00B50488" w:rsidP="00E165F4">
            <w:pPr>
              <w:pStyle w:val="TableParagraph"/>
              <w:numPr>
                <w:ilvl w:val="0"/>
                <w:numId w:val="44"/>
              </w:numPr>
              <w:ind w:left="246" w:right="195" w:hanging="180"/>
              <w:rPr>
                <w:sz w:val="16"/>
                <w:szCs w:val="16"/>
              </w:rPr>
            </w:pPr>
            <w:r w:rsidRPr="00B50488">
              <w:rPr>
                <w:sz w:val="16"/>
                <w:szCs w:val="16"/>
              </w:rPr>
              <w:t>Inappropriate dress code—team</w:t>
            </w:r>
            <w:r w:rsidRPr="00B50488">
              <w:rPr>
                <w:spacing w:val="-1"/>
                <w:sz w:val="16"/>
                <w:szCs w:val="16"/>
              </w:rPr>
              <w:t xml:space="preserve"> </w:t>
            </w:r>
            <w:r w:rsidRPr="00B50488">
              <w:rPr>
                <w:sz w:val="16"/>
                <w:szCs w:val="16"/>
              </w:rPr>
              <w:t>is</w:t>
            </w:r>
            <w:r w:rsidRPr="00B50488">
              <w:rPr>
                <w:spacing w:val="-2"/>
                <w:sz w:val="16"/>
                <w:szCs w:val="16"/>
              </w:rPr>
              <w:t xml:space="preserve"> </w:t>
            </w:r>
            <w:r w:rsidRPr="00B50488">
              <w:rPr>
                <w:sz w:val="16"/>
                <w:szCs w:val="16"/>
              </w:rPr>
              <w:t>not</w:t>
            </w:r>
            <w:r w:rsidRPr="00B50488">
              <w:rPr>
                <w:spacing w:val="-1"/>
                <w:sz w:val="16"/>
                <w:szCs w:val="16"/>
              </w:rPr>
              <w:t xml:space="preserve"> </w:t>
            </w:r>
            <w:r w:rsidRPr="00B50488">
              <w:rPr>
                <w:sz w:val="16"/>
                <w:szCs w:val="16"/>
              </w:rPr>
              <w:t>dressed</w:t>
            </w:r>
            <w:r w:rsidRPr="00B50488">
              <w:rPr>
                <w:spacing w:val="40"/>
                <w:sz w:val="16"/>
                <w:szCs w:val="16"/>
              </w:rPr>
              <w:t xml:space="preserve"> </w:t>
            </w:r>
            <w:r w:rsidRPr="00B50488">
              <w:rPr>
                <w:sz w:val="16"/>
                <w:szCs w:val="16"/>
              </w:rPr>
              <w:t>for a work environment.</w:t>
            </w:r>
          </w:p>
          <w:p w14:paraId="6B8EB9E9" w14:textId="77777777" w:rsidR="00B50488" w:rsidRPr="00B50488" w:rsidRDefault="00B50488" w:rsidP="00E165F4">
            <w:pPr>
              <w:pStyle w:val="TableParagraph"/>
              <w:numPr>
                <w:ilvl w:val="0"/>
                <w:numId w:val="44"/>
              </w:numPr>
              <w:ind w:left="246" w:right="195" w:hanging="180"/>
              <w:rPr>
                <w:sz w:val="16"/>
                <w:szCs w:val="16"/>
              </w:rPr>
            </w:pPr>
            <w:r w:rsidRPr="00B50488">
              <w:rPr>
                <w:sz w:val="16"/>
                <w:szCs w:val="16"/>
              </w:rPr>
              <w:t xml:space="preserve">Many visual distractions. </w:t>
            </w:r>
          </w:p>
          <w:p w14:paraId="5D7F0C10" w14:textId="77777777" w:rsidR="00B50488" w:rsidRPr="00B50488" w:rsidRDefault="00B50488" w:rsidP="00E165F4">
            <w:pPr>
              <w:pStyle w:val="TableParagraph"/>
              <w:numPr>
                <w:ilvl w:val="0"/>
                <w:numId w:val="44"/>
              </w:numPr>
              <w:ind w:left="246" w:right="195" w:hanging="180"/>
              <w:rPr>
                <w:sz w:val="16"/>
                <w:szCs w:val="16"/>
              </w:rPr>
            </w:pPr>
            <w:r w:rsidRPr="00B50488">
              <w:rPr>
                <w:sz w:val="16"/>
                <w:szCs w:val="16"/>
              </w:rPr>
              <w:t>Inappropriate visual aids,</w:t>
            </w:r>
            <w:r w:rsidRPr="00B50488">
              <w:rPr>
                <w:spacing w:val="-8"/>
                <w:sz w:val="16"/>
                <w:szCs w:val="16"/>
              </w:rPr>
              <w:t xml:space="preserve"> </w:t>
            </w:r>
            <w:r w:rsidRPr="00B50488">
              <w:rPr>
                <w:sz w:val="16"/>
                <w:szCs w:val="16"/>
              </w:rPr>
              <w:t>slides</w:t>
            </w:r>
            <w:r w:rsidRPr="00B50488">
              <w:rPr>
                <w:spacing w:val="-8"/>
                <w:sz w:val="16"/>
                <w:szCs w:val="16"/>
              </w:rPr>
              <w:t xml:space="preserve"> </w:t>
            </w:r>
            <w:r w:rsidRPr="00B50488">
              <w:rPr>
                <w:sz w:val="16"/>
                <w:szCs w:val="16"/>
              </w:rPr>
              <w:t>or</w:t>
            </w:r>
            <w:r w:rsidRPr="00B50488">
              <w:rPr>
                <w:spacing w:val="-10"/>
                <w:sz w:val="16"/>
                <w:szCs w:val="16"/>
              </w:rPr>
              <w:t xml:space="preserve"> </w:t>
            </w:r>
            <w:r w:rsidRPr="00B50488">
              <w:rPr>
                <w:sz w:val="16"/>
                <w:szCs w:val="16"/>
              </w:rPr>
              <w:t>other</w:t>
            </w:r>
            <w:r w:rsidRPr="00B50488">
              <w:rPr>
                <w:spacing w:val="-10"/>
                <w:sz w:val="16"/>
                <w:szCs w:val="16"/>
              </w:rPr>
              <w:t xml:space="preserve"> </w:t>
            </w:r>
            <w:r w:rsidRPr="00B50488">
              <w:rPr>
                <w:sz w:val="16"/>
                <w:szCs w:val="16"/>
              </w:rPr>
              <w:t>on-screen</w:t>
            </w:r>
            <w:r w:rsidRPr="00B50488">
              <w:rPr>
                <w:spacing w:val="40"/>
                <w:sz w:val="16"/>
                <w:szCs w:val="16"/>
              </w:rPr>
              <w:t xml:space="preserve"> </w:t>
            </w:r>
            <w:r w:rsidRPr="00B50488">
              <w:rPr>
                <w:sz w:val="16"/>
                <w:szCs w:val="16"/>
              </w:rPr>
              <w:t>materials.</w:t>
            </w:r>
          </w:p>
        </w:tc>
        <w:tc>
          <w:tcPr>
            <w:tcW w:w="2948" w:type="dxa"/>
            <w:tcBorders>
              <w:top w:val="single" w:sz="2" w:space="0" w:color="666666"/>
              <w:left w:val="single" w:sz="2" w:space="0" w:color="666666"/>
              <w:bottom w:val="single" w:sz="2" w:space="0" w:color="666666"/>
              <w:right w:val="single" w:sz="2" w:space="0" w:color="666666"/>
            </w:tcBorders>
            <w:vAlign w:val="center"/>
          </w:tcPr>
          <w:p w14:paraId="6DFEBBB8" w14:textId="77777777" w:rsidR="00B50488" w:rsidRPr="00B50488" w:rsidRDefault="00B50488" w:rsidP="00E165F4">
            <w:pPr>
              <w:pStyle w:val="TableParagraph"/>
              <w:numPr>
                <w:ilvl w:val="0"/>
                <w:numId w:val="44"/>
              </w:numPr>
              <w:ind w:left="246" w:right="48" w:hanging="180"/>
              <w:rPr>
                <w:sz w:val="16"/>
                <w:szCs w:val="16"/>
              </w:rPr>
            </w:pPr>
            <w:r w:rsidRPr="00B50488">
              <w:rPr>
                <w:sz w:val="16"/>
                <w:szCs w:val="16"/>
              </w:rPr>
              <w:t>Appropriate dress code—team is dressed for a work</w:t>
            </w:r>
            <w:r w:rsidRPr="00B50488">
              <w:rPr>
                <w:spacing w:val="40"/>
                <w:sz w:val="16"/>
                <w:szCs w:val="16"/>
              </w:rPr>
              <w:t xml:space="preserve"> </w:t>
            </w:r>
            <w:r w:rsidRPr="00B50488">
              <w:rPr>
                <w:sz w:val="16"/>
                <w:szCs w:val="16"/>
              </w:rPr>
              <w:t>environment.</w:t>
            </w:r>
          </w:p>
          <w:p w14:paraId="60746FFD" w14:textId="77777777" w:rsidR="00B50488" w:rsidRPr="00B50488" w:rsidRDefault="00B50488" w:rsidP="00E165F4">
            <w:pPr>
              <w:pStyle w:val="TableParagraph"/>
              <w:numPr>
                <w:ilvl w:val="0"/>
                <w:numId w:val="44"/>
              </w:numPr>
              <w:ind w:left="246" w:right="48" w:hanging="180"/>
              <w:rPr>
                <w:sz w:val="16"/>
                <w:szCs w:val="16"/>
              </w:rPr>
            </w:pPr>
            <w:r w:rsidRPr="00B50488">
              <w:rPr>
                <w:sz w:val="16"/>
                <w:szCs w:val="16"/>
              </w:rPr>
              <w:t xml:space="preserve">Minor visual distractions. </w:t>
            </w:r>
          </w:p>
          <w:p w14:paraId="6DF91759" w14:textId="77777777" w:rsidR="00B50488" w:rsidRPr="00B50488" w:rsidRDefault="00B50488" w:rsidP="00E165F4">
            <w:pPr>
              <w:pStyle w:val="TableParagraph"/>
              <w:numPr>
                <w:ilvl w:val="0"/>
                <w:numId w:val="44"/>
              </w:numPr>
              <w:ind w:left="246" w:right="48" w:hanging="180"/>
              <w:rPr>
                <w:sz w:val="16"/>
                <w:szCs w:val="16"/>
              </w:rPr>
            </w:pPr>
            <w:r w:rsidRPr="00B50488">
              <w:rPr>
                <w:sz w:val="16"/>
                <w:szCs w:val="16"/>
              </w:rPr>
              <w:t>Visual aids, slides or other</w:t>
            </w:r>
            <w:r w:rsidRPr="00B50488">
              <w:rPr>
                <w:spacing w:val="40"/>
                <w:sz w:val="16"/>
                <w:szCs w:val="16"/>
              </w:rPr>
              <w:t xml:space="preserve"> </w:t>
            </w:r>
            <w:r w:rsidRPr="00B50488">
              <w:rPr>
                <w:sz w:val="16"/>
                <w:szCs w:val="16"/>
              </w:rPr>
              <w:t>materials lack professionalism.</w:t>
            </w:r>
          </w:p>
        </w:tc>
        <w:tc>
          <w:tcPr>
            <w:tcW w:w="2876" w:type="dxa"/>
            <w:tcBorders>
              <w:top w:val="single" w:sz="2" w:space="0" w:color="666666"/>
              <w:left w:val="single" w:sz="2" w:space="0" w:color="666666"/>
              <w:bottom w:val="single" w:sz="2" w:space="0" w:color="666666"/>
              <w:right w:val="single" w:sz="2" w:space="0" w:color="666666"/>
            </w:tcBorders>
            <w:vAlign w:val="center"/>
          </w:tcPr>
          <w:p w14:paraId="08019464" w14:textId="77777777" w:rsidR="00B50488" w:rsidRPr="00B50488" w:rsidRDefault="00B50488" w:rsidP="00E165F4">
            <w:pPr>
              <w:pStyle w:val="TableParagraph"/>
              <w:numPr>
                <w:ilvl w:val="0"/>
                <w:numId w:val="44"/>
              </w:numPr>
              <w:ind w:left="246" w:right="48" w:hanging="180"/>
              <w:rPr>
                <w:sz w:val="16"/>
                <w:szCs w:val="16"/>
              </w:rPr>
            </w:pPr>
            <w:r w:rsidRPr="00B50488">
              <w:rPr>
                <w:sz w:val="16"/>
                <w:szCs w:val="16"/>
              </w:rPr>
              <w:t>Appropriate dress code—team is dressed for a work</w:t>
            </w:r>
            <w:r w:rsidRPr="00B50488">
              <w:rPr>
                <w:spacing w:val="40"/>
                <w:sz w:val="16"/>
                <w:szCs w:val="16"/>
              </w:rPr>
              <w:t xml:space="preserve"> </w:t>
            </w:r>
            <w:r w:rsidRPr="00B50488">
              <w:rPr>
                <w:sz w:val="16"/>
                <w:szCs w:val="16"/>
              </w:rPr>
              <w:t>environment.</w:t>
            </w:r>
          </w:p>
          <w:p w14:paraId="3FA678E6" w14:textId="77777777" w:rsidR="00B50488" w:rsidRPr="00B50488" w:rsidRDefault="00B50488" w:rsidP="00E165F4">
            <w:pPr>
              <w:pStyle w:val="TableParagraph"/>
              <w:numPr>
                <w:ilvl w:val="0"/>
                <w:numId w:val="44"/>
              </w:numPr>
              <w:ind w:left="246" w:right="127" w:hanging="180"/>
              <w:rPr>
                <w:spacing w:val="-1"/>
                <w:sz w:val="16"/>
                <w:szCs w:val="16"/>
              </w:rPr>
            </w:pPr>
            <w:r w:rsidRPr="00B50488">
              <w:rPr>
                <w:sz w:val="16"/>
                <w:szCs w:val="16"/>
              </w:rPr>
              <w:t>Few visual distractions.</w:t>
            </w:r>
            <w:r w:rsidRPr="00B50488">
              <w:rPr>
                <w:spacing w:val="-1"/>
                <w:sz w:val="16"/>
                <w:szCs w:val="16"/>
              </w:rPr>
              <w:t xml:space="preserve"> </w:t>
            </w:r>
          </w:p>
          <w:p w14:paraId="7078EEB6" w14:textId="77777777" w:rsidR="00B50488" w:rsidRPr="00B50488" w:rsidRDefault="00B50488" w:rsidP="00E165F4">
            <w:pPr>
              <w:pStyle w:val="TableParagraph"/>
              <w:numPr>
                <w:ilvl w:val="0"/>
                <w:numId w:val="44"/>
              </w:numPr>
              <w:ind w:left="246" w:right="127" w:hanging="180"/>
              <w:rPr>
                <w:sz w:val="16"/>
                <w:szCs w:val="16"/>
              </w:rPr>
            </w:pPr>
            <w:r w:rsidRPr="00B50488">
              <w:rPr>
                <w:sz w:val="16"/>
                <w:szCs w:val="16"/>
              </w:rPr>
              <w:t>Visual aids, slides and</w:t>
            </w:r>
            <w:r w:rsidRPr="00B50488">
              <w:rPr>
                <w:spacing w:val="40"/>
                <w:sz w:val="16"/>
                <w:szCs w:val="16"/>
              </w:rPr>
              <w:t xml:space="preserve"> </w:t>
            </w:r>
            <w:r w:rsidRPr="00B50488">
              <w:rPr>
                <w:sz w:val="16"/>
                <w:szCs w:val="16"/>
              </w:rPr>
              <w:t>other materials are acceptable.</w:t>
            </w:r>
          </w:p>
        </w:tc>
        <w:tc>
          <w:tcPr>
            <w:tcW w:w="2797" w:type="dxa"/>
            <w:tcBorders>
              <w:top w:val="single" w:sz="2" w:space="0" w:color="666666"/>
              <w:left w:val="single" w:sz="2" w:space="0" w:color="666666"/>
              <w:bottom w:val="single" w:sz="2" w:space="0" w:color="666666"/>
              <w:right w:val="nil"/>
            </w:tcBorders>
            <w:vAlign w:val="center"/>
          </w:tcPr>
          <w:p w14:paraId="6A6AB02E" w14:textId="77777777" w:rsidR="00B50488" w:rsidRPr="00B50488" w:rsidRDefault="00B50488" w:rsidP="00E165F4">
            <w:pPr>
              <w:pStyle w:val="TableParagraph"/>
              <w:numPr>
                <w:ilvl w:val="0"/>
                <w:numId w:val="44"/>
              </w:numPr>
              <w:ind w:left="246" w:right="48" w:hanging="180"/>
              <w:rPr>
                <w:sz w:val="16"/>
                <w:szCs w:val="16"/>
              </w:rPr>
            </w:pPr>
            <w:r w:rsidRPr="00B50488">
              <w:rPr>
                <w:sz w:val="16"/>
                <w:szCs w:val="16"/>
              </w:rPr>
              <w:t>Appropriate dress code—team is dressed for a work</w:t>
            </w:r>
            <w:r w:rsidRPr="00B50488">
              <w:rPr>
                <w:spacing w:val="40"/>
                <w:sz w:val="16"/>
                <w:szCs w:val="16"/>
              </w:rPr>
              <w:t xml:space="preserve"> </w:t>
            </w:r>
            <w:r w:rsidRPr="00B50488">
              <w:rPr>
                <w:sz w:val="16"/>
                <w:szCs w:val="16"/>
              </w:rPr>
              <w:t>environment.</w:t>
            </w:r>
          </w:p>
          <w:p w14:paraId="19F5BC7D" w14:textId="77777777" w:rsidR="00B50488" w:rsidRPr="00B50488" w:rsidRDefault="00B50488" w:rsidP="00E165F4">
            <w:pPr>
              <w:pStyle w:val="TableParagraph"/>
              <w:numPr>
                <w:ilvl w:val="0"/>
                <w:numId w:val="44"/>
              </w:numPr>
              <w:ind w:left="246" w:right="289" w:hanging="180"/>
              <w:rPr>
                <w:sz w:val="16"/>
                <w:szCs w:val="16"/>
              </w:rPr>
            </w:pPr>
            <w:r w:rsidRPr="00B50488">
              <w:rPr>
                <w:sz w:val="16"/>
                <w:szCs w:val="16"/>
              </w:rPr>
              <w:t>Visual aids, slides and other</w:t>
            </w:r>
            <w:r w:rsidRPr="00B50488">
              <w:rPr>
                <w:spacing w:val="-10"/>
                <w:sz w:val="16"/>
                <w:szCs w:val="16"/>
              </w:rPr>
              <w:t xml:space="preserve"> </w:t>
            </w:r>
            <w:r w:rsidRPr="00B50488">
              <w:rPr>
                <w:sz w:val="16"/>
                <w:szCs w:val="16"/>
              </w:rPr>
              <w:t>materials</w:t>
            </w:r>
            <w:r w:rsidRPr="00B50488">
              <w:rPr>
                <w:spacing w:val="-10"/>
                <w:sz w:val="16"/>
                <w:szCs w:val="16"/>
              </w:rPr>
              <w:t xml:space="preserve"> </w:t>
            </w:r>
            <w:r w:rsidRPr="00B50488">
              <w:rPr>
                <w:sz w:val="16"/>
                <w:szCs w:val="16"/>
              </w:rPr>
              <w:t>have</w:t>
            </w:r>
            <w:r w:rsidRPr="00B50488">
              <w:rPr>
                <w:spacing w:val="-10"/>
                <w:sz w:val="16"/>
                <w:szCs w:val="16"/>
              </w:rPr>
              <w:t xml:space="preserve"> a consistent, </w:t>
            </w:r>
            <w:r w:rsidRPr="00B50488">
              <w:rPr>
                <w:sz w:val="16"/>
                <w:szCs w:val="16"/>
              </w:rPr>
              <w:t>professional</w:t>
            </w:r>
            <w:r w:rsidRPr="00B50488">
              <w:rPr>
                <w:spacing w:val="40"/>
                <w:sz w:val="16"/>
                <w:szCs w:val="16"/>
              </w:rPr>
              <w:t xml:space="preserve"> </w:t>
            </w:r>
            <w:r w:rsidRPr="00B50488">
              <w:rPr>
                <w:spacing w:val="-2"/>
                <w:sz w:val="16"/>
                <w:szCs w:val="16"/>
              </w:rPr>
              <w:t>appearance.</w:t>
            </w:r>
          </w:p>
        </w:tc>
      </w:tr>
    </w:tbl>
    <w:p w14:paraId="643CA43F" w14:textId="4FFC2C45" w:rsidR="007F0B22" w:rsidRPr="007F0B22" w:rsidRDefault="007F0B22" w:rsidP="007F0B22">
      <w:pPr>
        <w:sectPr w:rsidR="007F0B22" w:rsidRPr="007F0B22" w:rsidSect="00ED4E63">
          <w:headerReference w:type="default" r:id="rId20"/>
          <w:type w:val="continuous"/>
          <w:pgSz w:w="15840" w:h="12240" w:orient="landscape"/>
          <w:pgMar w:top="720" w:right="720" w:bottom="720" w:left="720" w:header="720" w:footer="720" w:gutter="0"/>
          <w:cols w:space="720"/>
          <w:docGrid w:linePitch="360"/>
        </w:sectPr>
      </w:pPr>
    </w:p>
    <w:p w14:paraId="311C27B8" w14:textId="42108C44" w:rsidR="00B50488" w:rsidRDefault="00115217" w:rsidP="00B50488">
      <w:pPr>
        <w:pStyle w:val="Heading2"/>
      </w:pPr>
      <w:bookmarkStart w:id="250" w:name="_Toc148092107"/>
      <w:r>
        <w:lastRenderedPageBreak/>
        <w:t>Security Documentation Rubric</w:t>
      </w:r>
    </w:p>
    <w:tbl>
      <w:tblPr>
        <w:tblStyle w:val="GridTable2-Accent5"/>
        <w:tblW w:w="14509" w:type="dxa"/>
        <w:tblLook w:val="04A0" w:firstRow="1" w:lastRow="0" w:firstColumn="1" w:lastColumn="0" w:noHBand="0" w:noVBand="1"/>
      </w:tblPr>
      <w:tblGrid>
        <w:gridCol w:w="1890"/>
        <w:gridCol w:w="1890"/>
        <w:gridCol w:w="2461"/>
        <w:gridCol w:w="2734"/>
        <w:gridCol w:w="2546"/>
        <w:gridCol w:w="2969"/>
        <w:gridCol w:w="19"/>
      </w:tblGrid>
      <w:tr w:rsidR="00B50488" w:rsidRPr="005C43D7" w14:paraId="4AEE2194" w14:textId="77777777" w:rsidTr="00E165F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0" w:type="dxa"/>
            <w:vMerge w:val="restart"/>
            <w:vAlign w:val="center"/>
          </w:tcPr>
          <w:p w14:paraId="202C8853" w14:textId="3D337ADF" w:rsidR="00B50488" w:rsidRDefault="00B50488" w:rsidP="00B50488">
            <w:pPr>
              <w:spacing w:before="0"/>
              <w:ind w:left="72" w:right="72"/>
              <w:contextualSpacing/>
              <w:jc w:val="center"/>
              <w:rPr>
                <w:b w:val="0"/>
                <w:bCs w:val="0"/>
                <w:sz w:val="18"/>
                <w:szCs w:val="18"/>
              </w:rPr>
            </w:pPr>
            <w:r w:rsidRPr="005C43D7">
              <w:rPr>
                <w:sz w:val="18"/>
                <w:szCs w:val="18"/>
              </w:rPr>
              <w:t>Security</w:t>
            </w:r>
          </w:p>
          <w:p w14:paraId="6776A0C1" w14:textId="77777777" w:rsidR="00B50488" w:rsidRPr="005C43D7" w:rsidRDefault="00B50488" w:rsidP="00B50488">
            <w:pPr>
              <w:spacing w:before="0"/>
              <w:ind w:left="72" w:right="72"/>
              <w:contextualSpacing/>
              <w:jc w:val="center"/>
              <w:rPr>
                <w:sz w:val="18"/>
                <w:szCs w:val="18"/>
              </w:rPr>
            </w:pPr>
            <w:r w:rsidRPr="005C43D7">
              <w:rPr>
                <w:sz w:val="18"/>
                <w:szCs w:val="18"/>
              </w:rPr>
              <w:t>Documentation</w:t>
            </w:r>
          </w:p>
        </w:tc>
        <w:tc>
          <w:tcPr>
            <w:tcW w:w="1890" w:type="dxa"/>
            <w:vAlign w:val="center"/>
          </w:tcPr>
          <w:p w14:paraId="4D020CB1" w14:textId="77777777" w:rsidR="00B50488" w:rsidRPr="005C43D7" w:rsidRDefault="00B50488" w:rsidP="00B50488">
            <w:pPr>
              <w:spacing w:before="0"/>
              <w:ind w:left="72" w:right="72"/>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Not Provided</w:t>
            </w:r>
          </w:p>
        </w:tc>
        <w:tc>
          <w:tcPr>
            <w:tcW w:w="2461" w:type="dxa"/>
            <w:vAlign w:val="center"/>
          </w:tcPr>
          <w:p w14:paraId="62ADB073" w14:textId="77777777" w:rsidR="00B50488" w:rsidRPr="005C43D7" w:rsidRDefault="00B50488" w:rsidP="00B50488">
            <w:pPr>
              <w:spacing w:before="0"/>
              <w:ind w:left="72" w:right="72"/>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5C43D7">
              <w:rPr>
                <w:sz w:val="18"/>
                <w:szCs w:val="18"/>
              </w:rPr>
              <w:t>Emerging</w:t>
            </w:r>
          </w:p>
        </w:tc>
        <w:tc>
          <w:tcPr>
            <w:tcW w:w="2734" w:type="dxa"/>
            <w:vAlign w:val="center"/>
          </w:tcPr>
          <w:p w14:paraId="3C5716ED" w14:textId="77777777" w:rsidR="00B50488" w:rsidRPr="005C43D7" w:rsidRDefault="00B50488" w:rsidP="00B50488">
            <w:pPr>
              <w:spacing w:before="0"/>
              <w:ind w:left="72" w:right="72"/>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5C43D7">
              <w:rPr>
                <w:sz w:val="18"/>
                <w:szCs w:val="18"/>
              </w:rPr>
              <w:t>Developing</w:t>
            </w:r>
          </w:p>
        </w:tc>
        <w:tc>
          <w:tcPr>
            <w:tcW w:w="2546" w:type="dxa"/>
            <w:vAlign w:val="center"/>
          </w:tcPr>
          <w:p w14:paraId="74175231" w14:textId="77777777" w:rsidR="00B50488" w:rsidRPr="005C43D7" w:rsidRDefault="00B50488" w:rsidP="00B50488">
            <w:pPr>
              <w:spacing w:before="0"/>
              <w:ind w:left="72" w:right="72"/>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5C43D7">
              <w:rPr>
                <w:sz w:val="18"/>
                <w:szCs w:val="18"/>
              </w:rPr>
              <w:t>Proficient</w:t>
            </w:r>
          </w:p>
        </w:tc>
        <w:tc>
          <w:tcPr>
            <w:tcW w:w="2988" w:type="dxa"/>
            <w:gridSpan w:val="2"/>
            <w:vAlign w:val="center"/>
          </w:tcPr>
          <w:p w14:paraId="3DB928AC" w14:textId="77777777" w:rsidR="00B50488" w:rsidRPr="005C43D7" w:rsidRDefault="00B50488" w:rsidP="00B50488">
            <w:pPr>
              <w:spacing w:before="0"/>
              <w:ind w:left="72" w:right="72"/>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5C43D7">
              <w:rPr>
                <w:sz w:val="18"/>
                <w:szCs w:val="18"/>
              </w:rPr>
              <w:t>Exemplary</w:t>
            </w:r>
          </w:p>
        </w:tc>
      </w:tr>
      <w:tr w:rsidR="00B50488" w:rsidRPr="005C43D7" w14:paraId="6E973351" w14:textId="77777777" w:rsidTr="00E165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0" w:type="dxa"/>
            <w:vMerge/>
            <w:vAlign w:val="center"/>
          </w:tcPr>
          <w:p w14:paraId="3484CCEE" w14:textId="77777777" w:rsidR="00B50488" w:rsidRPr="005C43D7" w:rsidRDefault="00B50488" w:rsidP="00B50488">
            <w:pPr>
              <w:spacing w:before="0"/>
              <w:ind w:left="72" w:right="72"/>
              <w:contextualSpacing/>
              <w:jc w:val="center"/>
              <w:rPr>
                <w:sz w:val="18"/>
                <w:szCs w:val="18"/>
              </w:rPr>
            </w:pPr>
          </w:p>
        </w:tc>
        <w:tc>
          <w:tcPr>
            <w:tcW w:w="1890" w:type="dxa"/>
            <w:vAlign w:val="center"/>
          </w:tcPr>
          <w:p w14:paraId="65B68FAA" w14:textId="77777777" w:rsidR="00B50488" w:rsidRPr="00197DA8" w:rsidRDefault="00B50488" w:rsidP="00B50488">
            <w:pPr>
              <w:spacing w:before="0"/>
              <w:ind w:left="72" w:right="72"/>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0</w:t>
            </w:r>
          </w:p>
        </w:tc>
        <w:tc>
          <w:tcPr>
            <w:tcW w:w="2461" w:type="dxa"/>
            <w:vAlign w:val="center"/>
          </w:tcPr>
          <w:p w14:paraId="27B2585B" w14:textId="77777777" w:rsidR="00B50488" w:rsidRPr="00197DA8" w:rsidRDefault="00B50488" w:rsidP="00B50488">
            <w:pPr>
              <w:spacing w:before="0"/>
              <w:ind w:left="72" w:right="72"/>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97DA8">
              <w:rPr>
                <w:b/>
                <w:bCs/>
                <w:sz w:val="18"/>
                <w:szCs w:val="18"/>
              </w:rPr>
              <w:t>1</w:t>
            </w:r>
          </w:p>
        </w:tc>
        <w:tc>
          <w:tcPr>
            <w:tcW w:w="2734" w:type="dxa"/>
            <w:vAlign w:val="center"/>
          </w:tcPr>
          <w:p w14:paraId="7FF46E9A" w14:textId="77777777" w:rsidR="00B50488" w:rsidRPr="00197DA8" w:rsidRDefault="00B50488" w:rsidP="00B50488">
            <w:pPr>
              <w:spacing w:before="0"/>
              <w:ind w:left="72" w:right="72"/>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97DA8">
              <w:rPr>
                <w:b/>
                <w:bCs/>
                <w:sz w:val="18"/>
                <w:szCs w:val="18"/>
              </w:rPr>
              <w:t>2</w:t>
            </w:r>
          </w:p>
        </w:tc>
        <w:tc>
          <w:tcPr>
            <w:tcW w:w="2546" w:type="dxa"/>
            <w:vAlign w:val="center"/>
          </w:tcPr>
          <w:p w14:paraId="5F43F817" w14:textId="77777777" w:rsidR="00B50488" w:rsidRPr="00197DA8" w:rsidRDefault="00B50488" w:rsidP="00B50488">
            <w:pPr>
              <w:spacing w:before="0"/>
              <w:ind w:left="72" w:right="72"/>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97DA8">
              <w:rPr>
                <w:b/>
                <w:bCs/>
                <w:sz w:val="18"/>
                <w:szCs w:val="18"/>
              </w:rPr>
              <w:t>3</w:t>
            </w:r>
          </w:p>
        </w:tc>
        <w:tc>
          <w:tcPr>
            <w:tcW w:w="2988" w:type="dxa"/>
            <w:gridSpan w:val="2"/>
            <w:vAlign w:val="center"/>
          </w:tcPr>
          <w:p w14:paraId="4D9164CB" w14:textId="77777777" w:rsidR="00B50488" w:rsidRPr="00197DA8" w:rsidRDefault="00B50488" w:rsidP="00B50488">
            <w:pPr>
              <w:spacing w:before="0"/>
              <w:ind w:left="72" w:right="72"/>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97DA8">
              <w:rPr>
                <w:b/>
                <w:bCs/>
                <w:sz w:val="18"/>
                <w:szCs w:val="18"/>
              </w:rPr>
              <w:t>4</w:t>
            </w:r>
          </w:p>
        </w:tc>
      </w:tr>
      <w:tr w:rsidR="00B50488" w:rsidRPr="005C43D7" w14:paraId="3223B82E" w14:textId="77777777" w:rsidTr="00E165F4">
        <w:trPr>
          <w:trHeight w:val="288"/>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41767142" w14:textId="77777777" w:rsidR="00B50488" w:rsidRPr="005C43D7" w:rsidRDefault="00B50488" w:rsidP="00B50488">
            <w:pPr>
              <w:spacing w:before="0"/>
              <w:ind w:left="72" w:right="72"/>
              <w:contextualSpacing/>
              <w:jc w:val="center"/>
              <w:rPr>
                <w:b w:val="0"/>
                <w:bCs w:val="0"/>
                <w:sz w:val="18"/>
                <w:szCs w:val="18"/>
              </w:rPr>
            </w:pPr>
            <w:r w:rsidRPr="005C43D7">
              <w:rPr>
                <w:sz w:val="18"/>
                <w:szCs w:val="18"/>
              </w:rPr>
              <w:t>System Overview</w:t>
            </w:r>
          </w:p>
          <w:p w14:paraId="77E3C232" w14:textId="77777777" w:rsidR="00B50488" w:rsidRPr="005C43D7" w:rsidRDefault="00B50488" w:rsidP="00B50488">
            <w:pPr>
              <w:spacing w:before="0"/>
              <w:ind w:left="72" w:right="72"/>
              <w:contextualSpacing/>
              <w:jc w:val="center"/>
              <w:rPr>
                <w:sz w:val="18"/>
                <w:szCs w:val="18"/>
              </w:rPr>
            </w:pPr>
            <w:r w:rsidRPr="005C43D7">
              <w:rPr>
                <w:sz w:val="18"/>
                <w:szCs w:val="18"/>
              </w:rPr>
              <w:t>(3%)</w:t>
            </w:r>
          </w:p>
        </w:tc>
        <w:tc>
          <w:tcPr>
            <w:tcW w:w="1890" w:type="dxa"/>
            <w:vAlign w:val="center"/>
          </w:tcPr>
          <w:p w14:paraId="779DF478"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Left blank or content not relevant</w:t>
            </w:r>
          </w:p>
        </w:tc>
        <w:tc>
          <w:tcPr>
            <w:tcW w:w="2461" w:type="dxa"/>
            <w:vAlign w:val="center"/>
          </w:tcPr>
          <w:p w14:paraId="01B886A0"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Unclear definition of the system</w:t>
            </w:r>
          </w:p>
        </w:tc>
        <w:tc>
          <w:tcPr>
            <w:tcW w:w="2734" w:type="dxa"/>
            <w:vAlign w:val="center"/>
          </w:tcPr>
          <w:p w14:paraId="1F115250" w14:textId="77777777" w:rsidR="00B50488" w:rsidRPr="008F47BC"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System </w:t>
            </w:r>
            <w:r>
              <w:rPr>
                <w:sz w:val="16"/>
                <w:szCs w:val="16"/>
              </w:rPr>
              <w:t>d</w:t>
            </w:r>
            <w:r w:rsidRPr="005C43D7">
              <w:rPr>
                <w:sz w:val="16"/>
                <w:szCs w:val="16"/>
              </w:rPr>
              <w:t>efined</w:t>
            </w:r>
          </w:p>
        </w:tc>
        <w:tc>
          <w:tcPr>
            <w:tcW w:w="2546" w:type="dxa"/>
            <w:vAlign w:val="center"/>
          </w:tcPr>
          <w:p w14:paraId="768F84A7"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System </w:t>
            </w:r>
            <w:r>
              <w:rPr>
                <w:sz w:val="16"/>
                <w:szCs w:val="16"/>
              </w:rPr>
              <w:t xml:space="preserve">and its purpose are </w:t>
            </w:r>
            <w:r w:rsidRPr="005C43D7">
              <w:rPr>
                <w:sz w:val="16"/>
                <w:szCs w:val="16"/>
              </w:rPr>
              <w:t>defined well</w:t>
            </w:r>
          </w:p>
        </w:tc>
        <w:tc>
          <w:tcPr>
            <w:tcW w:w="2988" w:type="dxa"/>
            <w:gridSpan w:val="2"/>
            <w:vAlign w:val="center"/>
          </w:tcPr>
          <w:p w14:paraId="7AE0F758" w14:textId="77777777" w:rsidR="00B50488"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System </w:t>
            </w:r>
            <w:r>
              <w:rPr>
                <w:sz w:val="16"/>
                <w:szCs w:val="16"/>
              </w:rPr>
              <w:t xml:space="preserve">and its purpose are </w:t>
            </w:r>
            <w:r w:rsidRPr="005C43D7">
              <w:rPr>
                <w:sz w:val="16"/>
                <w:szCs w:val="16"/>
              </w:rPr>
              <w:t>defined well in clear, plain language</w:t>
            </w:r>
          </w:p>
          <w:p w14:paraId="237DF4C4"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4262A9">
              <w:rPr>
                <w:sz w:val="16"/>
                <w:szCs w:val="16"/>
              </w:rPr>
              <w:t>Targets a “senior leadership” audience</w:t>
            </w:r>
          </w:p>
        </w:tc>
      </w:tr>
      <w:tr w:rsidR="00B50488" w:rsidRPr="005C43D7" w14:paraId="584859EF" w14:textId="77777777" w:rsidTr="00E165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1F5D804C" w14:textId="77777777" w:rsidR="00B50488" w:rsidRPr="005C43D7" w:rsidRDefault="00B50488" w:rsidP="00B50488">
            <w:pPr>
              <w:spacing w:before="0"/>
              <w:ind w:left="72" w:right="72"/>
              <w:contextualSpacing/>
              <w:jc w:val="center"/>
              <w:rPr>
                <w:b w:val="0"/>
                <w:bCs w:val="0"/>
                <w:sz w:val="18"/>
                <w:szCs w:val="18"/>
              </w:rPr>
            </w:pPr>
            <w:r w:rsidRPr="005C43D7">
              <w:rPr>
                <w:sz w:val="18"/>
                <w:szCs w:val="18"/>
              </w:rPr>
              <w:t>Asset Inventory</w:t>
            </w:r>
          </w:p>
          <w:p w14:paraId="610FB74D" w14:textId="77777777" w:rsidR="00B50488" w:rsidRPr="005C43D7" w:rsidRDefault="00B50488" w:rsidP="00B50488">
            <w:pPr>
              <w:spacing w:before="0"/>
              <w:ind w:left="72" w:right="72"/>
              <w:contextualSpacing/>
              <w:jc w:val="center"/>
              <w:rPr>
                <w:sz w:val="18"/>
                <w:szCs w:val="18"/>
              </w:rPr>
            </w:pPr>
            <w:r w:rsidRPr="005C43D7">
              <w:rPr>
                <w:sz w:val="18"/>
                <w:szCs w:val="18"/>
              </w:rPr>
              <w:t>(15%)</w:t>
            </w:r>
          </w:p>
        </w:tc>
        <w:tc>
          <w:tcPr>
            <w:tcW w:w="1890" w:type="dxa"/>
            <w:vAlign w:val="center"/>
          </w:tcPr>
          <w:p w14:paraId="32F8010E"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Left blank or content not relevant</w:t>
            </w:r>
          </w:p>
        </w:tc>
        <w:tc>
          <w:tcPr>
            <w:tcW w:w="2461" w:type="dxa"/>
            <w:vAlign w:val="center"/>
          </w:tcPr>
          <w:p w14:paraId="6F4D4821"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A few hosts are listed</w:t>
            </w:r>
            <w:r>
              <w:rPr>
                <w:sz w:val="16"/>
                <w:szCs w:val="16"/>
              </w:rPr>
              <w:t>*</w:t>
            </w:r>
          </w:p>
        </w:tc>
        <w:tc>
          <w:tcPr>
            <w:tcW w:w="2734" w:type="dxa"/>
            <w:vAlign w:val="center"/>
          </w:tcPr>
          <w:p w14:paraId="02D51639"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A few hosts are listed</w:t>
            </w:r>
            <w:r>
              <w:rPr>
                <w:sz w:val="16"/>
                <w:szCs w:val="16"/>
              </w:rPr>
              <w:t>*</w:t>
            </w:r>
          </w:p>
          <w:p w14:paraId="43C2427A"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A few services are listed</w:t>
            </w:r>
          </w:p>
        </w:tc>
        <w:tc>
          <w:tcPr>
            <w:tcW w:w="2546" w:type="dxa"/>
            <w:vAlign w:val="center"/>
          </w:tcPr>
          <w:p w14:paraId="0E7D1DE3"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Most hosts are listed</w:t>
            </w:r>
            <w:r>
              <w:rPr>
                <w:sz w:val="16"/>
                <w:szCs w:val="16"/>
              </w:rPr>
              <w:t>*</w:t>
            </w:r>
          </w:p>
          <w:p w14:paraId="70F05698"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Most services are listed </w:t>
            </w:r>
          </w:p>
          <w:p w14:paraId="4F36E9D9"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Most OS, IP, and Port details are provided</w:t>
            </w:r>
          </w:p>
          <w:p w14:paraId="08B60194"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i/>
                <w:iCs/>
                <w:sz w:val="16"/>
                <w:szCs w:val="16"/>
              </w:rPr>
            </w:pPr>
            <w:r w:rsidRPr="005C43D7">
              <w:rPr>
                <w:i/>
                <w:iCs/>
                <w:sz w:val="16"/>
                <w:szCs w:val="16"/>
              </w:rPr>
              <w:t>(Most means 70+%)</w:t>
            </w:r>
          </w:p>
        </w:tc>
        <w:tc>
          <w:tcPr>
            <w:tcW w:w="2988" w:type="dxa"/>
            <w:gridSpan w:val="2"/>
            <w:vAlign w:val="center"/>
          </w:tcPr>
          <w:p w14:paraId="496732C7"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All hosts are listed</w:t>
            </w:r>
            <w:r>
              <w:rPr>
                <w:sz w:val="16"/>
                <w:szCs w:val="16"/>
              </w:rPr>
              <w:t>*</w:t>
            </w:r>
          </w:p>
          <w:p w14:paraId="1713D5FC"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All services are listed</w:t>
            </w:r>
          </w:p>
          <w:p w14:paraId="6F04E848"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All OS, IP, and Port details are provided</w:t>
            </w:r>
          </w:p>
          <w:p w14:paraId="2A4FF3CA"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i/>
                <w:iCs/>
                <w:sz w:val="16"/>
                <w:szCs w:val="16"/>
              </w:rPr>
            </w:pPr>
            <w:r w:rsidRPr="005C43D7">
              <w:rPr>
                <w:i/>
                <w:iCs/>
                <w:sz w:val="16"/>
                <w:szCs w:val="16"/>
              </w:rPr>
              <w:t>(All means 90+%)</w:t>
            </w:r>
          </w:p>
        </w:tc>
      </w:tr>
      <w:tr w:rsidR="00B50488" w:rsidRPr="005C43D7" w14:paraId="15F46FCA" w14:textId="77777777" w:rsidTr="00E165F4">
        <w:trPr>
          <w:trHeight w:val="288"/>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6AAEFF96" w14:textId="77777777" w:rsidR="00B50488" w:rsidRPr="005C43D7" w:rsidRDefault="00B50488" w:rsidP="00B50488">
            <w:pPr>
              <w:spacing w:before="0"/>
              <w:ind w:left="72" w:right="72"/>
              <w:contextualSpacing/>
              <w:jc w:val="center"/>
              <w:rPr>
                <w:b w:val="0"/>
                <w:bCs w:val="0"/>
                <w:sz w:val="18"/>
                <w:szCs w:val="18"/>
              </w:rPr>
            </w:pPr>
            <w:r w:rsidRPr="005C43D7">
              <w:rPr>
                <w:sz w:val="18"/>
                <w:szCs w:val="18"/>
              </w:rPr>
              <w:t>Network Diagram</w:t>
            </w:r>
          </w:p>
          <w:p w14:paraId="56900E8F" w14:textId="77777777" w:rsidR="00B50488" w:rsidRPr="005C43D7" w:rsidRDefault="00B50488" w:rsidP="00B50488">
            <w:pPr>
              <w:spacing w:before="0"/>
              <w:ind w:left="72" w:right="72"/>
              <w:contextualSpacing/>
              <w:jc w:val="center"/>
              <w:rPr>
                <w:sz w:val="18"/>
                <w:szCs w:val="18"/>
              </w:rPr>
            </w:pPr>
            <w:r w:rsidRPr="005C43D7">
              <w:rPr>
                <w:sz w:val="18"/>
                <w:szCs w:val="18"/>
              </w:rPr>
              <w:t>(25%)</w:t>
            </w:r>
          </w:p>
        </w:tc>
        <w:tc>
          <w:tcPr>
            <w:tcW w:w="1890" w:type="dxa"/>
            <w:vAlign w:val="center"/>
          </w:tcPr>
          <w:p w14:paraId="6F8B6175"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Left blank or content not relevant</w:t>
            </w:r>
          </w:p>
        </w:tc>
        <w:tc>
          <w:tcPr>
            <w:tcW w:w="2461" w:type="dxa"/>
            <w:vAlign w:val="center"/>
          </w:tcPr>
          <w:p w14:paraId="5126B9B8"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Pr>
                <w:strike/>
                <w:sz w:val="16"/>
                <w:szCs w:val="16"/>
              </w:rPr>
              <w:t>A</w:t>
            </w:r>
            <w:r w:rsidRPr="005C43D7">
              <w:rPr>
                <w:sz w:val="16"/>
                <w:szCs w:val="16"/>
              </w:rPr>
              <w:t xml:space="preserve"> few hosts are shown</w:t>
            </w:r>
            <w:r>
              <w:rPr>
                <w:sz w:val="16"/>
                <w:szCs w:val="16"/>
              </w:rPr>
              <w:t>*</w:t>
            </w:r>
          </w:p>
          <w:p w14:paraId="55AF9731"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Core areas of the network are omitted </w:t>
            </w:r>
          </w:p>
        </w:tc>
        <w:tc>
          <w:tcPr>
            <w:tcW w:w="2734" w:type="dxa"/>
            <w:vAlign w:val="center"/>
          </w:tcPr>
          <w:p w14:paraId="4C481A5A"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Diagrams omit several major components of competition environment</w:t>
            </w:r>
            <w:r>
              <w:rPr>
                <w:sz w:val="16"/>
                <w:szCs w:val="16"/>
              </w:rPr>
              <w:t>*</w:t>
            </w:r>
          </w:p>
          <w:p w14:paraId="0527C996"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Diagrams have one or more gaps in technical or logical sense</w:t>
            </w:r>
          </w:p>
        </w:tc>
        <w:tc>
          <w:tcPr>
            <w:tcW w:w="2546" w:type="dxa"/>
            <w:vAlign w:val="center"/>
          </w:tcPr>
          <w:p w14:paraId="626D3FA1"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Diagrams omit minor components of competition environment</w:t>
            </w:r>
            <w:r>
              <w:rPr>
                <w:sz w:val="16"/>
                <w:szCs w:val="16"/>
              </w:rPr>
              <w:t>*</w:t>
            </w:r>
          </w:p>
          <w:p w14:paraId="142EEFEA"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Diagrams make logical sense and are technically sound</w:t>
            </w:r>
          </w:p>
        </w:tc>
        <w:tc>
          <w:tcPr>
            <w:tcW w:w="2988" w:type="dxa"/>
            <w:gridSpan w:val="2"/>
            <w:vAlign w:val="center"/>
          </w:tcPr>
          <w:p w14:paraId="67B6911D"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Diagrams include all assets located on competition network including logical connections and interconnects</w:t>
            </w:r>
            <w:r>
              <w:rPr>
                <w:sz w:val="16"/>
                <w:szCs w:val="16"/>
              </w:rPr>
              <w:t>*</w:t>
            </w:r>
          </w:p>
          <w:p w14:paraId="61E9ECB6"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Diagrams make logical sense and are technically sound </w:t>
            </w:r>
          </w:p>
          <w:p w14:paraId="662AE086"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Appropriate and accepted symbols and terminology are used </w:t>
            </w:r>
            <w:r w:rsidRPr="005C43D7">
              <w:rPr>
                <w:b/>
                <w:bCs/>
                <w:sz w:val="16"/>
                <w:szCs w:val="16"/>
              </w:rPr>
              <w:t>OR</w:t>
            </w:r>
            <w:r w:rsidRPr="005C43D7">
              <w:rPr>
                <w:sz w:val="16"/>
                <w:szCs w:val="16"/>
              </w:rPr>
              <w:t xml:space="preserve"> </w:t>
            </w:r>
            <w:r>
              <w:rPr>
                <w:sz w:val="16"/>
                <w:szCs w:val="16"/>
              </w:rPr>
              <w:t xml:space="preserve">the </w:t>
            </w:r>
            <w:r w:rsidRPr="005C43D7">
              <w:rPr>
                <w:sz w:val="16"/>
                <w:szCs w:val="16"/>
              </w:rPr>
              <w:t>diagram include</w:t>
            </w:r>
            <w:r>
              <w:rPr>
                <w:sz w:val="16"/>
                <w:szCs w:val="16"/>
              </w:rPr>
              <w:t>s a</w:t>
            </w:r>
            <w:r w:rsidRPr="005C43D7">
              <w:rPr>
                <w:sz w:val="16"/>
                <w:szCs w:val="16"/>
              </w:rPr>
              <w:t xml:space="preserve"> legend for its color codes, symbols, etc.</w:t>
            </w:r>
          </w:p>
        </w:tc>
      </w:tr>
      <w:tr w:rsidR="00B50488" w:rsidRPr="005C43D7" w14:paraId="4D18CD02" w14:textId="77777777" w:rsidTr="00E165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5D715C91" w14:textId="7AFD8816" w:rsidR="00B50488" w:rsidRDefault="00B50488" w:rsidP="00B50488">
            <w:pPr>
              <w:spacing w:before="0"/>
              <w:ind w:left="72" w:right="72"/>
              <w:contextualSpacing/>
              <w:jc w:val="center"/>
              <w:rPr>
                <w:b w:val="0"/>
                <w:bCs w:val="0"/>
                <w:sz w:val="18"/>
                <w:szCs w:val="18"/>
              </w:rPr>
            </w:pPr>
            <w:r w:rsidRPr="005C43D7">
              <w:rPr>
                <w:sz w:val="18"/>
                <w:szCs w:val="18"/>
              </w:rPr>
              <w:t>Known</w:t>
            </w:r>
          </w:p>
          <w:p w14:paraId="60F90BC1" w14:textId="77777777" w:rsidR="00B50488" w:rsidRPr="005C43D7" w:rsidRDefault="00B50488" w:rsidP="00B50488">
            <w:pPr>
              <w:spacing w:before="0"/>
              <w:ind w:left="72" w:right="72"/>
              <w:contextualSpacing/>
              <w:jc w:val="center"/>
              <w:rPr>
                <w:b w:val="0"/>
                <w:bCs w:val="0"/>
                <w:sz w:val="18"/>
                <w:szCs w:val="18"/>
              </w:rPr>
            </w:pPr>
            <w:r w:rsidRPr="005C43D7">
              <w:rPr>
                <w:sz w:val="18"/>
                <w:szCs w:val="18"/>
              </w:rPr>
              <w:t>Vulnerabilities</w:t>
            </w:r>
          </w:p>
          <w:p w14:paraId="4D44C63A" w14:textId="77777777" w:rsidR="00B50488" w:rsidRPr="005C43D7" w:rsidRDefault="00B50488" w:rsidP="00B50488">
            <w:pPr>
              <w:spacing w:before="0"/>
              <w:ind w:left="72" w:right="72"/>
              <w:contextualSpacing/>
              <w:jc w:val="center"/>
              <w:rPr>
                <w:sz w:val="18"/>
                <w:szCs w:val="18"/>
              </w:rPr>
            </w:pPr>
            <w:r w:rsidRPr="005C43D7">
              <w:rPr>
                <w:sz w:val="18"/>
                <w:szCs w:val="18"/>
              </w:rPr>
              <w:t>(25%)</w:t>
            </w:r>
          </w:p>
        </w:tc>
        <w:tc>
          <w:tcPr>
            <w:tcW w:w="1890" w:type="dxa"/>
            <w:vAlign w:val="center"/>
          </w:tcPr>
          <w:p w14:paraId="6275741D"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Left blank or content not relevant</w:t>
            </w:r>
          </w:p>
        </w:tc>
        <w:tc>
          <w:tcPr>
            <w:tcW w:w="2461" w:type="dxa"/>
            <w:vAlign w:val="center"/>
          </w:tcPr>
          <w:p w14:paraId="4EF45C98"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Identified less than 10 vulnerabilities provided by the “build” crew</w:t>
            </w:r>
          </w:p>
          <w:p w14:paraId="0F9107D1"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None or few of the listed vulnerabilities include an appropriate mitigation </w:t>
            </w:r>
          </w:p>
        </w:tc>
        <w:tc>
          <w:tcPr>
            <w:tcW w:w="2734" w:type="dxa"/>
            <w:vAlign w:val="center"/>
          </w:tcPr>
          <w:p w14:paraId="49E5932C"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Identified </w:t>
            </w:r>
            <w:r>
              <w:rPr>
                <w:sz w:val="16"/>
                <w:szCs w:val="16"/>
              </w:rPr>
              <w:t>some (&lt;23) of the</w:t>
            </w:r>
            <w:r w:rsidRPr="005C43D7">
              <w:rPr>
                <w:sz w:val="16"/>
                <w:szCs w:val="16"/>
              </w:rPr>
              <w:t xml:space="preserve"> vulnerabilities provided by the “build” crew</w:t>
            </w:r>
          </w:p>
          <w:p w14:paraId="074BEC4F"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Most listed vulnerabilities include an appropriate mitigation </w:t>
            </w:r>
          </w:p>
        </w:tc>
        <w:tc>
          <w:tcPr>
            <w:tcW w:w="2546" w:type="dxa"/>
            <w:vAlign w:val="center"/>
          </w:tcPr>
          <w:p w14:paraId="06B546B4"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Identified </w:t>
            </w:r>
            <w:r>
              <w:rPr>
                <w:sz w:val="16"/>
                <w:szCs w:val="16"/>
              </w:rPr>
              <w:t>many (≥23) of the</w:t>
            </w:r>
            <w:r w:rsidRPr="005C43D7">
              <w:rPr>
                <w:sz w:val="16"/>
                <w:szCs w:val="16"/>
              </w:rPr>
              <w:t xml:space="preserve"> vulnerabilities provided by the “build” crew</w:t>
            </w:r>
          </w:p>
          <w:p w14:paraId="73661D1D"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No more than one vulnerability </w:t>
            </w:r>
            <w:r>
              <w:rPr>
                <w:sz w:val="16"/>
                <w:szCs w:val="16"/>
              </w:rPr>
              <w:t xml:space="preserve">is missing an </w:t>
            </w:r>
            <w:r w:rsidRPr="005C43D7">
              <w:rPr>
                <w:sz w:val="16"/>
                <w:szCs w:val="16"/>
              </w:rPr>
              <w:t xml:space="preserve">appropriate mitigation </w:t>
            </w:r>
          </w:p>
        </w:tc>
        <w:tc>
          <w:tcPr>
            <w:tcW w:w="2988" w:type="dxa"/>
            <w:gridSpan w:val="2"/>
            <w:vAlign w:val="center"/>
          </w:tcPr>
          <w:p w14:paraId="2F77C471"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Identified </w:t>
            </w:r>
            <w:r>
              <w:rPr>
                <w:sz w:val="16"/>
                <w:szCs w:val="16"/>
              </w:rPr>
              <w:t xml:space="preserve">most (we won’t tell you how many) of the </w:t>
            </w:r>
            <w:r w:rsidRPr="005C43D7">
              <w:rPr>
                <w:sz w:val="16"/>
                <w:szCs w:val="16"/>
              </w:rPr>
              <w:t>vulnerabilities provided by the “build” crew</w:t>
            </w:r>
          </w:p>
          <w:p w14:paraId="20B7F3E7" w14:textId="77777777" w:rsidR="00B50488"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Each vulnerability has an appropriate mitigation</w:t>
            </w:r>
          </w:p>
          <w:p w14:paraId="4C149805"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4262A9">
              <w:rPr>
                <w:sz w:val="16"/>
                <w:szCs w:val="16"/>
              </w:rPr>
              <w:t>Targets a “senior leadership” audience</w:t>
            </w:r>
          </w:p>
        </w:tc>
      </w:tr>
      <w:tr w:rsidR="00B50488" w:rsidRPr="005C43D7" w14:paraId="654A9DA8" w14:textId="77777777" w:rsidTr="00E165F4">
        <w:trPr>
          <w:trHeight w:val="288"/>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4B7DB3B9" w14:textId="77777777" w:rsidR="00B50488" w:rsidRPr="005C43D7" w:rsidRDefault="00B50488" w:rsidP="00B50488">
            <w:pPr>
              <w:spacing w:before="0"/>
              <w:ind w:left="72" w:right="72"/>
              <w:contextualSpacing/>
              <w:jc w:val="center"/>
              <w:rPr>
                <w:b w:val="0"/>
                <w:bCs w:val="0"/>
                <w:sz w:val="18"/>
                <w:szCs w:val="18"/>
              </w:rPr>
            </w:pPr>
            <w:r w:rsidRPr="005C43D7">
              <w:rPr>
                <w:sz w:val="18"/>
                <w:szCs w:val="18"/>
              </w:rPr>
              <w:t>System Hardening</w:t>
            </w:r>
          </w:p>
          <w:p w14:paraId="30648C8F" w14:textId="77777777" w:rsidR="00B50488" w:rsidRPr="005C43D7" w:rsidRDefault="00B50488" w:rsidP="00B50488">
            <w:pPr>
              <w:spacing w:before="0"/>
              <w:ind w:left="72" w:right="72"/>
              <w:contextualSpacing/>
              <w:jc w:val="center"/>
              <w:rPr>
                <w:sz w:val="18"/>
                <w:szCs w:val="18"/>
              </w:rPr>
            </w:pPr>
            <w:r w:rsidRPr="005C43D7">
              <w:rPr>
                <w:sz w:val="18"/>
                <w:szCs w:val="18"/>
              </w:rPr>
              <w:t>(25%)</w:t>
            </w:r>
          </w:p>
        </w:tc>
        <w:tc>
          <w:tcPr>
            <w:tcW w:w="1890" w:type="dxa"/>
            <w:vAlign w:val="center"/>
          </w:tcPr>
          <w:p w14:paraId="1C712750"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Left blank or content not relevant</w:t>
            </w:r>
          </w:p>
        </w:tc>
        <w:tc>
          <w:tcPr>
            <w:tcW w:w="2461" w:type="dxa"/>
            <w:vAlign w:val="center"/>
          </w:tcPr>
          <w:p w14:paraId="3BFDE7FA"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Hardening steps</w:t>
            </w:r>
            <w:r>
              <w:rPr>
                <w:sz w:val="16"/>
                <w:szCs w:val="16"/>
              </w:rPr>
              <w:t xml:space="preserve"> (0-1)</w:t>
            </w:r>
            <w:r w:rsidRPr="005C43D7">
              <w:rPr>
                <w:sz w:val="16"/>
                <w:szCs w:val="16"/>
              </w:rPr>
              <w:t xml:space="preserve"> are taken but lack comprehensiveness or technical competence </w:t>
            </w:r>
          </w:p>
          <w:p w14:paraId="16B93957"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No justification for steps the</w:t>
            </w:r>
            <w:r>
              <w:rPr>
                <w:sz w:val="16"/>
                <w:szCs w:val="16"/>
              </w:rPr>
              <w:t xml:space="preserve"> team</w:t>
            </w:r>
            <w:r w:rsidRPr="005C43D7">
              <w:rPr>
                <w:sz w:val="16"/>
                <w:szCs w:val="16"/>
              </w:rPr>
              <w:t xml:space="preserve"> did </w:t>
            </w:r>
            <w:r>
              <w:rPr>
                <w:sz w:val="16"/>
                <w:szCs w:val="16"/>
              </w:rPr>
              <w:t xml:space="preserve">or did </w:t>
            </w:r>
            <w:r w:rsidRPr="005C43D7">
              <w:rPr>
                <w:sz w:val="16"/>
                <w:szCs w:val="16"/>
              </w:rPr>
              <w:t>not take</w:t>
            </w:r>
          </w:p>
          <w:p w14:paraId="5AD97813"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Steps taken do not align with expectations</w:t>
            </w:r>
          </w:p>
          <w:p w14:paraId="63E056F4"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Utilized non-approved software/hardware</w:t>
            </w:r>
          </w:p>
        </w:tc>
        <w:tc>
          <w:tcPr>
            <w:tcW w:w="2734" w:type="dxa"/>
            <w:vAlign w:val="center"/>
          </w:tcPr>
          <w:p w14:paraId="3074B79E"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Hardening steps</w:t>
            </w:r>
            <w:r>
              <w:rPr>
                <w:sz w:val="16"/>
                <w:szCs w:val="16"/>
              </w:rPr>
              <w:t xml:space="preserve"> (1-2)</w:t>
            </w:r>
            <w:r w:rsidRPr="005C43D7">
              <w:rPr>
                <w:sz w:val="16"/>
                <w:szCs w:val="16"/>
              </w:rPr>
              <w:t xml:space="preserve"> are taken but lack comprehensiveness or technical competence </w:t>
            </w:r>
          </w:p>
          <w:p w14:paraId="08B4EE3C"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Minimal</w:t>
            </w:r>
            <w:r w:rsidRPr="005C43D7">
              <w:rPr>
                <w:sz w:val="16"/>
                <w:szCs w:val="16"/>
              </w:rPr>
              <w:t xml:space="preserve"> justification for steps the</w:t>
            </w:r>
            <w:r>
              <w:rPr>
                <w:sz w:val="16"/>
                <w:szCs w:val="16"/>
              </w:rPr>
              <w:t xml:space="preserve"> team</w:t>
            </w:r>
            <w:r w:rsidRPr="005C43D7">
              <w:rPr>
                <w:sz w:val="16"/>
                <w:szCs w:val="16"/>
              </w:rPr>
              <w:t xml:space="preserve"> did </w:t>
            </w:r>
            <w:r>
              <w:rPr>
                <w:sz w:val="16"/>
                <w:szCs w:val="16"/>
              </w:rPr>
              <w:t xml:space="preserve">or did </w:t>
            </w:r>
            <w:r w:rsidRPr="005C43D7">
              <w:rPr>
                <w:sz w:val="16"/>
                <w:szCs w:val="16"/>
              </w:rPr>
              <w:t>not take</w:t>
            </w:r>
          </w:p>
          <w:p w14:paraId="2024325D"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Steps taken do not align with expectations</w:t>
            </w:r>
          </w:p>
          <w:p w14:paraId="27ACE6F7"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Utilizes a mix of non-approved and approved software/hardware</w:t>
            </w:r>
          </w:p>
        </w:tc>
        <w:tc>
          <w:tcPr>
            <w:tcW w:w="2546" w:type="dxa"/>
            <w:vAlign w:val="center"/>
          </w:tcPr>
          <w:p w14:paraId="2F2548A7"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Hardening steps </w:t>
            </w:r>
            <w:r>
              <w:rPr>
                <w:sz w:val="16"/>
                <w:szCs w:val="16"/>
              </w:rPr>
              <w:t xml:space="preserve">(3+) </w:t>
            </w:r>
            <w:r w:rsidRPr="005C43D7">
              <w:rPr>
                <w:sz w:val="16"/>
                <w:szCs w:val="16"/>
              </w:rPr>
              <w:t xml:space="preserve">are comprehensive and technically sound </w:t>
            </w:r>
          </w:p>
          <w:p w14:paraId="44610DFA"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Adequate</w:t>
            </w:r>
            <w:r w:rsidRPr="005C43D7">
              <w:rPr>
                <w:sz w:val="16"/>
                <w:szCs w:val="16"/>
              </w:rPr>
              <w:t xml:space="preserve"> justification for steps the </w:t>
            </w:r>
            <w:r>
              <w:rPr>
                <w:sz w:val="16"/>
                <w:szCs w:val="16"/>
              </w:rPr>
              <w:t xml:space="preserve">team </w:t>
            </w:r>
            <w:r w:rsidRPr="005C43D7">
              <w:rPr>
                <w:sz w:val="16"/>
                <w:szCs w:val="16"/>
              </w:rPr>
              <w:t xml:space="preserve">did </w:t>
            </w:r>
            <w:r>
              <w:rPr>
                <w:sz w:val="16"/>
                <w:szCs w:val="16"/>
              </w:rPr>
              <w:t xml:space="preserve">or did </w:t>
            </w:r>
            <w:r w:rsidRPr="005C43D7">
              <w:rPr>
                <w:sz w:val="16"/>
                <w:szCs w:val="16"/>
              </w:rPr>
              <w:t>not take</w:t>
            </w:r>
          </w:p>
          <w:p w14:paraId="5A620B75"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Steps taken are </w:t>
            </w:r>
            <w:r>
              <w:rPr>
                <w:sz w:val="16"/>
                <w:szCs w:val="16"/>
              </w:rPr>
              <w:t>mostly</w:t>
            </w:r>
            <w:r w:rsidRPr="005C43D7">
              <w:rPr>
                <w:sz w:val="16"/>
                <w:szCs w:val="16"/>
              </w:rPr>
              <w:t xml:space="preserve"> reasonable</w:t>
            </w:r>
          </w:p>
          <w:p w14:paraId="7E5E66F6"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Only utilized open source / free toolsets</w:t>
            </w:r>
          </w:p>
        </w:tc>
        <w:tc>
          <w:tcPr>
            <w:tcW w:w="2988" w:type="dxa"/>
            <w:gridSpan w:val="2"/>
            <w:vAlign w:val="center"/>
          </w:tcPr>
          <w:p w14:paraId="06A0D4F2"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 xml:space="preserve">Hardening </w:t>
            </w:r>
            <w:r>
              <w:rPr>
                <w:sz w:val="16"/>
                <w:szCs w:val="16"/>
              </w:rPr>
              <w:t>s</w:t>
            </w:r>
            <w:r w:rsidRPr="005C43D7">
              <w:rPr>
                <w:sz w:val="16"/>
                <w:szCs w:val="16"/>
              </w:rPr>
              <w:t>teps</w:t>
            </w:r>
            <w:r>
              <w:rPr>
                <w:sz w:val="16"/>
                <w:szCs w:val="16"/>
              </w:rPr>
              <w:t xml:space="preserve"> (4+)</w:t>
            </w:r>
            <w:r w:rsidRPr="005C43D7">
              <w:rPr>
                <w:sz w:val="16"/>
                <w:szCs w:val="16"/>
              </w:rPr>
              <w:t xml:space="preserve"> are comprehensive and technically sound </w:t>
            </w:r>
          </w:p>
          <w:p w14:paraId="6315F8D7"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Strong</w:t>
            </w:r>
            <w:r w:rsidRPr="005C43D7">
              <w:rPr>
                <w:sz w:val="16"/>
                <w:szCs w:val="16"/>
              </w:rPr>
              <w:t xml:space="preserve"> justification for steps the </w:t>
            </w:r>
            <w:r>
              <w:rPr>
                <w:sz w:val="16"/>
                <w:szCs w:val="16"/>
              </w:rPr>
              <w:t xml:space="preserve">team </w:t>
            </w:r>
            <w:r w:rsidRPr="005C43D7">
              <w:rPr>
                <w:sz w:val="16"/>
                <w:szCs w:val="16"/>
              </w:rPr>
              <w:t xml:space="preserve">did </w:t>
            </w:r>
            <w:r>
              <w:rPr>
                <w:sz w:val="16"/>
                <w:szCs w:val="16"/>
              </w:rPr>
              <w:t xml:space="preserve">or did </w:t>
            </w:r>
            <w:r w:rsidRPr="005C43D7">
              <w:rPr>
                <w:sz w:val="16"/>
                <w:szCs w:val="16"/>
              </w:rPr>
              <w:t>not take</w:t>
            </w:r>
          </w:p>
          <w:p w14:paraId="5CF84165" w14:textId="77777777" w:rsidR="00B50488" w:rsidRPr="005C43D7" w:rsidRDefault="00B50488" w:rsidP="00B50488">
            <w:pPr>
              <w:pStyle w:val="ListParagraph"/>
              <w:numPr>
                <w:ilvl w:val="0"/>
                <w:numId w:val="23"/>
              </w:numPr>
              <w:spacing w:before="0"/>
              <w:ind w:left="161"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Steps taken are reasonable.</w:t>
            </w:r>
          </w:p>
          <w:p w14:paraId="3AF1B21C" w14:textId="77777777" w:rsidR="00B50488" w:rsidRPr="005C43D7" w:rsidRDefault="00B50488" w:rsidP="00B50488">
            <w:pPr>
              <w:pStyle w:val="ListParagraph"/>
              <w:numPr>
                <w:ilvl w:val="0"/>
                <w:numId w:val="23"/>
              </w:numPr>
              <w:spacing w:before="0"/>
              <w:ind w:left="161" w:right="72" w:hanging="180"/>
              <w:cnfStyle w:val="000000000000" w:firstRow="0" w:lastRow="0" w:firstColumn="0" w:lastColumn="0" w:oddVBand="0" w:evenVBand="0" w:oddHBand="0" w:evenHBand="0" w:firstRowFirstColumn="0" w:firstRowLastColumn="0" w:lastRowFirstColumn="0" w:lastRowLastColumn="0"/>
              <w:rPr>
                <w:sz w:val="16"/>
                <w:szCs w:val="16"/>
              </w:rPr>
            </w:pPr>
            <w:r w:rsidRPr="005C43D7">
              <w:rPr>
                <w:sz w:val="16"/>
                <w:szCs w:val="16"/>
              </w:rPr>
              <w:t>Only utilized open source / free toolsets.</w:t>
            </w:r>
          </w:p>
        </w:tc>
      </w:tr>
      <w:tr w:rsidR="00B50488" w:rsidRPr="005C43D7" w14:paraId="185B8989" w14:textId="77777777" w:rsidTr="00E165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7A8F2CCA" w14:textId="6B5AB458" w:rsidR="00B50488" w:rsidRDefault="00B50488" w:rsidP="00B50488">
            <w:pPr>
              <w:spacing w:before="0"/>
              <w:ind w:left="72" w:right="72"/>
              <w:contextualSpacing/>
              <w:jc w:val="center"/>
              <w:rPr>
                <w:b w:val="0"/>
                <w:bCs w:val="0"/>
                <w:sz w:val="18"/>
                <w:szCs w:val="18"/>
              </w:rPr>
            </w:pPr>
            <w:r w:rsidRPr="005C43D7">
              <w:rPr>
                <w:sz w:val="18"/>
                <w:szCs w:val="18"/>
              </w:rPr>
              <w:t>Professionalism</w:t>
            </w:r>
          </w:p>
          <w:p w14:paraId="61B63DC3" w14:textId="77777777" w:rsidR="00B50488" w:rsidRPr="005C43D7" w:rsidRDefault="00B50488" w:rsidP="00B50488">
            <w:pPr>
              <w:spacing w:before="0"/>
              <w:ind w:left="72" w:right="72"/>
              <w:contextualSpacing/>
              <w:jc w:val="center"/>
              <w:rPr>
                <w:b w:val="0"/>
                <w:bCs w:val="0"/>
                <w:sz w:val="18"/>
                <w:szCs w:val="18"/>
              </w:rPr>
            </w:pPr>
            <w:r w:rsidRPr="005C43D7">
              <w:rPr>
                <w:sz w:val="18"/>
                <w:szCs w:val="18"/>
              </w:rPr>
              <w:t>and Formatting</w:t>
            </w:r>
          </w:p>
          <w:p w14:paraId="276C4FC3" w14:textId="77777777" w:rsidR="00B50488" w:rsidRPr="005C43D7" w:rsidRDefault="00B50488" w:rsidP="00B50488">
            <w:pPr>
              <w:spacing w:before="0"/>
              <w:ind w:left="72" w:right="72"/>
              <w:contextualSpacing/>
              <w:jc w:val="center"/>
              <w:rPr>
                <w:sz w:val="18"/>
                <w:szCs w:val="18"/>
              </w:rPr>
            </w:pPr>
            <w:r w:rsidRPr="005C43D7">
              <w:rPr>
                <w:sz w:val="18"/>
                <w:szCs w:val="18"/>
              </w:rPr>
              <w:t>(7%)</w:t>
            </w:r>
          </w:p>
        </w:tc>
        <w:tc>
          <w:tcPr>
            <w:tcW w:w="1890" w:type="dxa"/>
            <w:vAlign w:val="center"/>
          </w:tcPr>
          <w:p w14:paraId="013CB13A" w14:textId="77777777" w:rsidR="00B50488"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Did not use the provided template</w:t>
            </w:r>
          </w:p>
          <w:p w14:paraId="1067B931"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Inappropriate content included</w:t>
            </w:r>
          </w:p>
        </w:tc>
        <w:tc>
          <w:tcPr>
            <w:tcW w:w="2461" w:type="dxa"/>
            <w:vAlign w:val="center"/>
          </w:tcPr>
          <w:p w14:paraId="76384C57"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Document is hastily completed or unformatted </w:t>
            </w:r>
          </w:p>
          <w:p w14:paraId="68D58C25"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Material is presented in an ad-hoc fashion </w:t>
            </w:r>
          </w:p>
          <w:p w14:paraId="636E4447"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Little or no technical language is used </w:t>
            </w:r>
          </w:p>
          <w:p w14:paraId="183E33A8"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Spelling and grammar </w:t>
            </w:r>
            <w:r>
              <w:rPr>
                <w:sz w:val="16"/>
                <w:szCs w:val="16"/>
              </w:rPr>
              <w:t xml:space="preserve">errors </w:t>
            </w:r>
            <w:r w:rsidRPr="005C43D7">
              <w:rPr>
                <w:sz w:val="16"/>
                <w:szCs w:val="16"/>
              </w:rPr>
              <w:t>greatly detract from content</w:t>
            </w:r>
          </w:p>
        </w:tc>
        <w:tc>
          <w:tcPr>
            <w:tcW w:w="2734" w:type="dxa"/>
            <w:vAlign w:val="center"/>
          </w:tcPr>
          <w:p w14:paraId="25508209"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Document has sections that are formatted differently </w:t>
            </w:r>
          </w:p>
          <w:p w14:paraId="1C994A1F"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Presentation of materials detracts from overall effectiveness </w:t>
            </w:r>
          </w:p>
          <w:p w14:paraId="3FBD393D"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Misuse or lack of technical language throughout the document </w:t>
            </w:r>
          </w:p>
          <w:p w14:paraId="5949B8EB"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Many spelling or grammar errors</w:t>
            </w:r>
          </w:p>
        </w:tc>
        <w:tc>
          <w:tcPr>
            <w:tcW w:w="2546" w:type="dxa"/>
            <w:vAlign w:val="center"/>
          </w:tcPr>
          <w:p w14:paraId="7C47EE74"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Document looks presentable, but some areas may contain incorrect formatting or lack aesthetic appeal </w:t>
            </w:r>
          </w:p>
          <w:p w14:paraId="6E93C53C"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Most of the document contains correct terminology </w:t>
            </w:r>
          </w:p>
          <w:p w14:paraId="36027A9F"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Some spelling or grammatical errors</w:t>
            </w:r>
          </w:p>
        </w:tc>
        <w:tc>
          <w:tcPr>
            <w:tcW w:w="2988" w:type="dxa"/>
            <w:gridSpan w:val="2"/>
            <w:vAlign w:val="center"/>
          </w:tcPr>
          <w:p w14:paraId="1826E7ED"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 xml:space="preserve">Document has aesthetic appeal </w:t>
            </w:r>
          </w:p>
          <w:p w14:paraId="279C317C" w14:textId="77777777" w:rsidR="00B50488" w:rsidRPr="005C43D7" w:rsidRDefault="00B50488" w:rsidP="00B50488">
            <w:pPr>
              <w:pStyle w:val="ListParagraph"/>
              <w:numPr>
                <w:ilvl w:val="0"/>
                <w:numId w:val="23"/>
              </w:numPr>
              <w:spacing w:before="0"/>
              <w:ind w:left="161"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Correct terminology u</w:t>
            </w:r>
            <w:r>
              <w:rPr>
                <w:sz w:val="16"/>
                <w:szCs w:val="16"/>
              </w:rPr>
              <w:t>se</w:t>
            </w:r>
            <w:r w:rsidRPr="005C43D7">
              <w:rPr>
                <w:sz w:val="16"/>
                <w:szCs w:val="16"/>
              </w:rPr>
              <w:t xml:space="preserve">d as appropriate throughout </w:t>
            </w:r>
          </w:p>
          <w:p w14:paraId="2E233957" w14:textId="77777777" w:rsidR="00B50488" w:rsidRPr="005C43D7" w:rsidRDefault="00B50488" w:rsidP="00B50488">
            <w:pPr>
              <w:pStyle w:val="ListParagraph"/>
              <w:numPr>
                <w:ilvl w:val="0"/>
                <w:numId w:val="23"/>
              </w:numPr>
              <w:spacing w:before="0"/>
              <w:ind w:left="161" w:right="72" w:hanging="180"/>
              <w:cnfStyle w:val="000000100000" w:firstRow="0" w:lastRow="0" w:firstColumn="0" w:lastColumn="0" w:oddVBand="0" w:evenVBand="0" w:oddHBand="1" w:evenHBand="0" w:firstRowFirstColumn="0" w:firstRowLastColumn="0" w:lastRowFirstColumn="0" w:lastRowLastColumn="0"/>
              <w:rPr>
                <w:sz w:val="16"/>
                <w:szCs w:val="16"/>
              </w:rPr>
            </w:pPr>
            <w:r w:rsidRPr="005C43D7">
              <w:rPr>
                <w:sz w:val="16"/>
                <w:szCs w:val="16"/>
              </w:rPr>
              <w:t>No major spelling or grammatical errors</w:t>
            </w:r>
          </w:p>
        </w:tc>
      </w:tr>
      <w:tr w:rsidR="00B50488" w:rsidRPr="005C43D7" w14:paraId="539D1824" w14:textId="77777777" w:rsidTr="00E165F4">
        <w:trPr>
          <w:gridAfter w:val="1"/>
          <w:wAfter w:w="19" w:type="dxa"/>
          <w:trHeight w:val="288"/>
        </w:trPr>
        <w:tc>
          <w:tcPr>
            <w:cnfStyle w:val="001000000000" w:firstRow="0" w:lastRow="0" w:firstColumn="1" w:lastColumn="0" w:oddVBand="0" w:evenVBand="0" w:oddHBand="0" w:evenHBand="0" w:firstRowFirstColumn="0" w:firstRowLastColumn="0" w:lastRowFirstColumn="0" w:lastRowLastColumn="0"/>
            <w:tcW w:w="14490" w:type="dxa"/>
            <w:gridSpan w:val="6"/>
          </w:tcPr>
          <w:p w14:paraId="0AB818D3" w14:textId="77777777" w:rsidR="00B50488" w:rsidRPr="009036AE" w:rsidRDefault="00B50488" w:rsidP="00BF4C21">
            <w:pPr>
              <w:spacing w:before="0"/>
              <w:rPr>
                <w:sz w:val="18"/>
                <w:szCs w:val="18"/>
              </w:rPr>
            </w:pPr>
            <w:r>
              <w:rPr>
                <w:i/>
                <w:iCs/>
                <w:sz w:val="18"/>
                <w:szCs w:val="18"/>
              </w:rPr>
              <w:t>*</w:t>
            </w:r>
            <w:r w:rsidRPr="00E72265">
              <w:rPr>
                <w:i/>
                <w:iCs/>
                <w:sz w:val="18"/>
                <w:szCs w:val="18"/>
              </w:rPr>
              <w:t>Note</w:t>
            </w:r>
            <w:r w:rsidRPr="00E72265">
              <w:rPr>
                <w:sz w:val="18"/>
                <w:szCs w:val="18"/>
              </w:rPr>
              <w:t xml:space="preserve">: </w:t>
            </w:r>
            <w:r w:rsidRPr="000954DC">
              <w:rPr>
                <w:b w:val="0"/>
                <w:bCs w:val="0"/>
                <w:sz w:val="18"/>
                <w:szCs w:val="18"/>
              </w:rPr>
              <w:t>The asset inventory and network diagram should be consistent.  If they are not, then points may be deducted from either or both categories</w:t>
            </w:r>
            <w:r>
              <w:rPr>
                <w:b w:val="0"/>
                <w:bCs w:val="0"/>
                <w:sz w:val="18"/>
                <w:szCs w:val="18"/>
              </w:rPr>
              <w:t>.</w:t>
            </w:r>
          </w:p>
        </w:tc>
      </w:tr>
    </w:tbl>
    <w:p w14:paraId="2690AAC7" w14:textId="77777777" w:rsidR="00B50488" w:rsidRDefault="00B50488" w:rsidP="00B50488">
      <w:pPr>
        <w:tabs>
          <w:tab w:val="left" w:pos="1200"/>
        </w:tabs>
        <w:rPr>
          <w:b/>
          <w:bCs/>
          <w:sz w:val="24"/>
          <w:szCs w:val="24"/>
        </w:rPr>
      </w:pPr>
    </w:p>
    <w:p w14:paraId="4906739A" w14:textId="7E1988F2" w:rsidR="00B50488" w:rsidRPr="00E234F3" w:rsidRDefault="00B50488" w:rsidP="00B50488">
      <w:pPr>
        <w:tabs>
          <w:tab w:val="left" w:pos="1200"/>
        </w:tabs>
        <w:rPr>
          <w:b/>
          <w:bCs/>
          <w:sz w:val="24"/>
          <w:szCs w:val="24"/>
        </w:rPr>
      </w:pPr>
      <w:r w:rsidRPr="00E234F3">
        <w:rPr>
          <w:b/>
          <w:bCs/>
          <w:sz w:val="24"/>
          <w:szCs w:val="24"/>
        </w:rPr>
        <w:lastRenderedPageBreak/>
        <w:t>Rubric Definitions and Examples</w:t>
      </w:r>
      <w:r>
        <w:rPr>
          <w:b/>
          <w:bCs/>
          <w:sz w:val="24"/>
          <w:szCs w:val="24"/>
        </w:rPr>
        <w:t xml:space="preserve"> (Security Documentation)</w:t>
      </w:r>
      <w:r w:rsidRPr="00E234F3">
        <w:rPr>
          <w:b/>
          <w:bCs/>
          <w:sz w:val="24"/>
          <w:szCs w:val="24"/>
        </w:rPr>
        <w:t>:</w:t>
      </w:r>
    </w:p>
    <w:p w14:paraId="178DAEF1" w14:textId="77777777" w:rsidR="00B50488" w:rsidRDefault="00B50488" w:rsidP="00B50488">
      <w:pPr>
        <w:tabs>
          <w:tab w:val="left" w:pos="1200"/>
        </w:tabs>
        <w:ind w:left="2160" w:hanging="2160"/>
      </w:pPr>
      <w:r w:rsidRPr="00A9033B">
        <w:rPr>
          <w:b/>
          <w:bCs/>
          <w:i/>
          <w:iCs/>
        </w:rPr>
        <w:t>Targets a “senior leadership” audience</w:t>
      </w:r>
      <w:r>
        <w:t xml:space="preserve"> </w:t>
      </w:r>
      <w:r w:rsidRPr="7D5177D6">
        <w:rPr>
          <w:rFonts w:ascii="Wingdings" w:eastAsia="Wingdings" w:hAnsi="Wingdings" w:cs="Wingdings"/>
        </w:rPr>
        <w:t>à</w:t>
      </w:r>
      <w:r>
        <w:t xml:space="preserve"> Avoid jargon. Be clear and concise. Regarding the known vulnerabilities list, senior leadership will expect that your team has processed and formatted the raw vulnerability data before it’s presented to them in a clear and concise format.</w:t>
      </w:r>
    </w:p>
    <w:p w14:paraId="317D1EC8" w14:textId="77777777" w:rsidR="00B50488" w:rsidRDefault="00B50488" w:rsidP="00B50488">
      <w:pPr>
        <w:tabs>
          <w:tab w:val="left" w:pos="1200"/>
        </w:tabs>
        <w:ind w:left="2160" w:hanging="2160"/>
      </w:pPr>
      <w:r w:rsidRPr="28533766">
        <w:rPr>
          <w:b/>
          <w:bCs/>
          <w:i/>
          <w:iCs/>
        </w:rPr>
        <w:t>Diagrams make logical sense and are technically sound</w:t>
      </w:r>
      <w:r>
        <w:t xml:space="preserve"> </w:t>
      </w:r>
      <w:r w:rsidRPr="28533766">
        <w:rPr>
          <w:rFonts w:ascii="Wingdings" w:eastAsia="Wingdings" w:hAnsi="Wingdings" w:cs="Wingdings"/>
        </w:rPr>
        <w:t>à</w:t>
      </w:r>
      <w:r>
        <w:t xml:space="preserve"> The reader should be able to understand your diagram </w:t>
      </w:r>
      <w:proofErr w:type="gramStart"/>
      <w:r>
        <w:t>at a glance</w:t>
      </w:r>
      <w:proofErr w:type="gramEnd"/>
      <w:r>
        <w:t>. There are many good and bad ways to organize your diagram. For example, putting a WAN inside of your LAN is neither logical nor technically sound.</w:t>
      </w:r>
    </w:p>
    <w:p w14:paraId="2812A038" w14:textId="77777777" w:rsidR="00B50488" w:rsidRDefault="00B50488" w:rsidP="00B50488">
      <w:pPr>
        <w:tabs>
          <w:tab w:val="left" w:pos="1200"/>
        </w:tabs>
        <w:ind w:left="2160" w:hanging="2160"/>
        <w:rPr>
          <w:rFonts w:ascii="Franklin Gothic Book" w:eastAsia="Franklin Gothic Book" w:hAnsi="Franklin Gothic Book" w:cs="Franklin Gothic Book"/>
        </w:rPr>
      </w:pPr>
      <w:r w:rsidRPr="68EFAF7C">
        <w:rPr>
          <w:b/>
          <w:bCs/>
          <w:i/>
          <w:iCs/>
        </w:rPr>
        <w:t>Justification for steps</w:t>
      </w:r>
      <w:r>
        <w:t xml:space="preserve"> </w:t>
      </w:r>
      <w:r w:rsidRPr="68EFAF7C">
        <w:rPr>
          <w:rFonts w:ascii="Wingdings" w:eastAsia="Wingdings" w:hAnsi="Wingdings" w:cs="Wingdings"/>
        </w:rPr>
        <w:t>à</w:t>
      </w:r>
      <w:r>
        <w:t xml:space="preserve"> </w:t>
      </w:r>
      <w:r w:rsidRPr="3836DE1B">
        <w:rPr>
          <w:i/>
          <w:iCs/>
        </w:rPr>
        <w:t>Minimal</w:t>
      </w:r>
      <w:r>
        <w:t xml:space="preserve"> - Answer is too terse (e.g. one-word answers) and does not clearly explain the justification.  </w:t>
      </w:r>
      <w:r w:rsidRPr="3836DE1B">
        <w:rPr>
          <w:i/>
          <w:iCs/>
        </w:rPr>
        <w:t>Adequate</w:t>
      </w:r>
      <w:r>
        <w:t xml:space="preserve"> - The justification is explained but is not based on best practices and/or well accepted principles.  </w:t>
      </w:r>
      <w:r w:rsidRPr="3836DE1B">
        <w:rPr>
          <w:i/>
          <w:iCs/>
        </w:rPr>
        <w:t>Strong</w:t>
      </w:r>
      <w:r>
        <w:t xml:space="preserve"> - The justification is based upon best practices and well accepted principles</w:t>
      </w:r>
    </w:p>
    <w:p w14:paraId="6D995BB5" w14:textId="77777777" w:rsidR="00B50488" w:rsidRDefault="00B50488" w:rsidP="00B50488">
      <w:pPr>
        <w:tabs>
          <w:tab w:val="left" w:pos="1200"/>
        </w:tabs>
      </w:pPr>
      <w:r w:rsidRPr="5D2850D7">
        <w:rPr>
          <w:b/>
          <w:i/>
        </w:rPr>
        <w:t xml:space="preserve">Hardening steps </w:t>
      </w:r>
      <w:r w:rsidRPr="3C258D4E">
        <w:rPr>
          <w:rFonts w:ascii="Wingdings" w:eastAsia="Wingdings" w:hAnsi="Wingdings" w:cs="Wingdings"/>
        </w:rPr>
        <w:t>à</w:t>
      </w:r>
      <w:r>
        <w:t xml:space="preserve"> General steps that are taken. For example, </w:t>
      </w:r>
      <w:r w:rsidRPr="0AE64F7D">
        <w:rPr>
          <w:i/>
        </w:rPr>
        <w:t>apply patches</w:t>
      </w:r>
      <w:r>
        <w:t xml:space="preserve"> is a hardening step that may consist of applying dozens of specific software patches.</w:t>
      </w:r>
    </w:p>
    <w:p w14:paraId="2F602704" w14:textId="77777777" w:rsidR="00B50488" w:rsidRDefault="00B50488" w:rsidP="00B50488">
      <w:pPr>
        <w:tabs>
          <w:tab w:val="left" w:pos="1200"/>
        </w:tabs>
        <w:rPr>
          <w:rFonts w:ascii="Franklin Gothic Book" w:eastAsia="Franklin Gothic Book" w:hAnsi="Franklin Gothic Book" w:cs="Franklin Gothic Book"/>
        </w:rPr>
      </w:pPr>
      <w:r w:rsidRPr="38A8690E">
        <w:rPr>
          <w:b/>
          <w:i/>
        </w:rPr>
        <w:t xml:space="preserve">Steps taken are </w:t>
      </w:r>
      <w:r>
        <w:rPr>
          <w:b/>
          <w:i/>
        </w:rPr>
        <w:t>r</w:t>
      </w:r>
      <w:r w:rsidRPr="38A8690E">
        <w:rPr>
          <w:b/>
          <w:i/>
        </w:rPr>
        <w:t>easonable</w:t>
      </w:r>
      <w:r w:rsidRPr="3836DE1B">
        <w:rPr>
          <w:b/>
          <w:i/>
        </w:rPr>
        <w:t xml:space="preserve"> </w:t>
      </w:r>
      <w:r w:rsidRPr="352AABC2">
        <w:rPr>
          <w:rFonts w:ascii="Wingdings" w:eastAsia="Wingdings" w:hAnsi="Wingdings" w:cs="Wingdings"/>
        </w:rPr>
        <w:t>à</w:t>
      </w:r>
      <w:r w:rsidRPr="3836DE1B">
        <w:rPr>
          <w:b/>
          <w:i/>
        </w:rPr>
        <w:t xml:space="preserve"> </w:t>
      </w:r>
      <w:r>
        <w:t>Steps would likely be approved by management, and they can be taken by a team with limited resources (either tools or labor).</w:t>
      </w:r>
    </w:p>
    <w:p w14:paraId="002BE2D7" w14:textId="77777777" w:rsidR="00B50488" w:rsidRPr="00062CFB" w:rsidRDefault="00B50488" w:rsidP="00115217">
      <w:pPr>
        <w:tabs>
          <w:tab w:val="left" w:pos="1200"/>
        </w:tabs>
        <w:sectPr w:rsidR="00B50488" w:rsidRPr="00062CFB" w:rsidSect="00115217">
          <w:headerReference w:type="default" r:id="rId21"/>
          <w:pgSz w:w="15840" w:h="12240" w:orient="landscape"/>
          <w:pgMar w:top="720" w:right="720" w:bottom="720" w:left="720" w:header="720" w:footer="720" w:gutter="0"/>
          <w:cols w:space="720"/>
          <w:docGrid w:linePitch="360"/>
        </w:sectPr>
      </w:pPr>
    </w:p>
    <w:p w14:paraId="4F34CA4A" w14:textId="6A370264" w:rsidR="005016CC" w:rsidRDefault="005016CC" w:rsidP="005016CC">
      <w:pPr>
        <w:pStyle w:val="Heading2"/>
      </w:pPr>
      <w:r>
        <w:lastRenderedPageBreak/>
        <w:t>Green Team Survey</w:t>
      </w:r>
      <w:bookmarkEnd w:id="250"/>
    </w:p>
    <w:tbl>
      <w:tblPr>
        <w:tblW w:w="9349" w:type="dxa"/>
        <w:tblInd w:w="-1" w:type="dxa"/>
        <w:tblBorders>
          <w:top w:val="nil"/>
          <w:left w:val="nil"/>
          <w:bottom w:val="nil"/>
          <w:right w:val="nil"/>
          <w:insideH w:val="nil"/>
          <w:insideV w:val="nil"/>
        </w:tblBorders>
        <w:tblLook w:val="0600" w:firstRow="0" w:lastRow="0" w:firstColumn="0" w:lastColumn="0" w:noHBand="1" w:noVBand="1"/>
      </w:tblPr>
      <w:tblGrid>
        <w:gridCol w:w="7755"/>
        <w:gridCol w:w="690"/>
        <w:gridCol w:w="904"/>
      </w:tblGrid>
      <w:tr w:rsidR="006B142E" w:rsidRPr="00C3409D" w14:paraId="15B055C3" w14:textId="77777777" w:rsidTr="00306477">
        <w:trPr>
          <w:trHeight w:val="576"/>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2D35B0D3" w14:textId="4242929D" w:rsidR="006B142E" w:rsidRPr="00C3409D" w:rsidRDefault="610507CE" w:rsidP="003A7548">
            <w:pPr>
              <w:spacing w:before="0" w:after="0" w:line="240" w:lineRule="auto"/>
            </w:pPr>
            <w:r>
              <w:t xml:space="preserve">1. I was able to connect to </w:t>
            </w:r>
            <w:proofErr w:type="spellStart"/>
            <w:r w:rsidRPr="00A84052">
              <w:rPr>
                <w:b/>
                <w:bCs/>
                <w:rPrChange w:id="251" w:author="Theel, Amanda L." w:date="2024-10-18T11:52:00Z" w16du:dateUtc="2024-10-18T16:52:00Z">
                  <w:rPr>
                    <w:highlight w:val="yellow"/>
                  </w:rPr>
                </w:rPrChange>
              </w:rPr>
              <w:t>task.</w:t>
            </w:r>
            <w:del w:id="252" w:author="Theel, Amanda L." w:date="2024-10-18T09:52:00Z" w16du:dateUtc="2024-10-18T14:52:00Z">
              <w:r w:rsidRPr="00A84052" w:rsidDel="00F61540">
                <w:rPr>
                  <w:b/>
                  <w:bCs/>
                  <w:rPrChange w:id="253" w:author="Theel, Amanda L." w:date="2024-10-18T11:52:00Z" w16du:dateUtc="2024-10-18T16:52:00Z">
                    <w:rPr>
                      <w:highlight w:val="yellow"/>
                    </w:rPr>
                  </w:rPrChange>
                </w:rPr>
                <w:delText>&lt;</w:delText>
              </w:r>
            </w:del>
            <w:r w:rsidRPr="00A84052">
              <w:rPr>
                <w:b/>
                <w:bCs/>
                <w:rPrChange w:id="254" w:author="Theel, Amanda L." w:date="2024-10-18T11:52:00Z" w16du:dateUtc="2024-10-18T16:52:00Z">
                  <w:rPr>
                    <w:highlight w:val="yellow"/>
                  </w:rPr>
                </w:rPrChange>
              </w:rPr>
              <w:t>blue</w:t>
            </w:r>
            <w:del w:id="255" w:author="Theel, Amanda L." w:date="2024-10-18T09:52:00Z" w16du:dateUtc="2024-10-18T14:52:00Z">
              <w:r w:rsidRPr="00A84052" w:rsidDel="00F61540">
                <w:rPr>
                  <w:b/>
                  <w:bCs/>
                  <w:rPrChange w:id="256" w:author="Theel, Amanda L." w:date="2024-10-18T11:52:00Z" w16du:dateUtc="2024-10-18T16:52:00Z">
                    <w:rPr>
                      <w:highlight w:val="yellow"/>
                    </w:rPr>
                  </w:rPrChange>
                </w:rPr>
                <w:delText>team</w:delText>
              </w:r>
            </w:del>
            <w:r w:rsidRPr="00A84052">
              <w:rPr>
                <w:b/>
                <w:bCs/>
                <w:rPrChange w:id="257" w:author="Theel, Amanda L." w:date="2024-10-18T11:52:00Z" w16du:dateUtc="2024-10-18T16:52:00Z">
                  <w:rPr>
                    <w:highlight w:val="yellow"/>
                  </w:rPr>
                </w:rPrChange>
              </w:rPr>
              <w:t>X</w:t>
            </w:r>
            <w:r w:rsidR="00390453" w:rsidRPr="00A84052">
              <w:rPr>
                <w:b/>
                <w:bCs/>
                <w:rPrChange w:id="258" w:author="Theel, Amanda L." w:date="2024-10-18T11:52:00Z" w16du:dateUtc="2024-10-18T16:52:00Z">
                  <w:rPr>
                    <w:highlight w:val="yellow"/>
                  </w:rPr>
                </w:rPrChange>
              </w:rPr>
              <w:t>X</w:t>
            </w:r>
            <w:r w:rsidRPr="00A84052">
              <w:rPr>
                <w:b/>
                <w:bCs/>
                <w:rPrChange w:id="259" w:author="Theel, Amanda L." w:date="2024-10-18T11:52:00Z" w16du:dateUtc="2024-10-18T16:52:00Z">
                  <w:rPr>
                    <w:highlight w:val="yellow"/>
                  </w:rPr>
                </w:rPrChange>
              </w:rPr>
              <w:t>XX</w:t>
            </w:r>
            <w:del w:id="260" w:author="Theel, Amanda L." w:date="2024-10-18T09:52:00Z" w16du:dateUtc="2024-10-18T14:52:00Z">
              <w:r w:rsidRPr="00A84052" w:rsidDel="00F61540">
                <w:rPr>
                  <w:b/>
                  <w:bCs/>
                  <w:rPrChange w:id="261" w:author="Theel, Amanda L." w:date="2024-10-18T11:52:00Z" w16du:dateUtc="2024-10-18T16:52:00Z">
                    <w:rPr>
                      <w:highlight w:val="yellow"/>
                    </w:rPr>
                  </w:rPrChange>
                </w:rPr>
                <w:delText>&gt;</w:delText>
              </w:r>
            </w:del>
            <w:r w:rsidRPr="00A84052">
              <w:rPr>
                <w:b/>
                <w:bCs/>
                <w:rPrChange w:id="262" w:author="Theel, Amanda L." w:date="2024-10-18T11:52:00Z" w16du:dateUtc="2024-10-18T16:52:00Z">
                  <w:rPr>
                    <w:highlight w:val="yellow"/>
                  </w:rPr>
                </w:rPrChange>
              </w:rPr>
              <w:t>.cfc.local</w:t>
            </w:r>
            <w:proofErr w:type="spellEnd"/>
            <w:r w:rsidRPr="004E2EED">
              <w:rPr>
                <w:rPrChange w:id="263" w:author="Theel, Amanda L." w:date="2024-10-17T11:42:00Z" w16du:dateUtc="2024-10-17T16:42:00Z">
                  <w:rPr>
                    <w:highlight w:val="yellow"/>
                  </w:rPr>
                </w:rPrChange>
              </w:rPr>
              <w:t>.</w:t>
            </w:r>
            <w:r w:rsidRPr="004E2EED">
              <w:t xml:space="preserve"> If</w:t>
            </w:r>
            <w:r>
              <w:t xml:space="preserve"> unable to connect, then please mark false for the remaining questions.</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7FCD4A5E"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01AAEF70" w14:textId="77777777" w:rsidR="006B142E" w:rsidRPr="00C3409D" w:rsidRDefault="006B142E" w:rsidP="003A7548">
            <w:pPr>
              <w:spacing w:before="0" w:after="0" w:line="240" w:lineRule="auto"/>
              <w:jc w:val="center"/>
              <w:rPr>
                <w:b/>
              </w:rPr>
            </w:pPr>
            <w:r w:rsidRPr="00C3409D">
              <w:rPr>
                <w:b/>
              </w:rPr>
              <w:t>False</w:t>
            </w:r>
          </w:p>
        </w:tc>
      </w:tr>
      <w:tr w:rsidR="006B142E" w:rsidRPr="00C3409D" w14:paraId="3519DAE5" w14:textId="77777777" w:rsidTr="00306477">
        <w:trPr>
          <w:trHeight w:val="576"/>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28D6C48E" w14:textId="77777777" w:rsidR="006B142E" w:rsidRPr="00C3409D" w:rsidRDefault="006B142E" w:rsidP="003A7548">
            <w:pPr>
              <w:spacing w:before="0" w:after="0" w:line="240" w:lineRule="auto"/>
            </w:pPr>
            <w:r w:rsidRPr="00C3409D">
              <w:t>2. All site accent colors should be Gold, not Teal.</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523F343B"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5DC3A18F" w14:textId="77777777" w:rsidR="006B142E" w:rsidRPr="00C3409D" w:rsidRDefault="006B142E" w:rsidP="003A7548">
            <w:pPr>
              <w:spacing w:before="0" w:after="0" w:line="240" w:lineRule="auto"/>
              <w:jc w:val="center"/>
              <w:rPr>
                <w:b/>
              </w:rPr>
            </w:pPr>
            <w:r w:rsidRPr="00C3409D">
              <w:rPr>
                <w:b/>
              </w:rPr>
              <w:t>False</w:t>
            </w:r>
          </w:p>
        </w:tc>
      </w:tr>
      <w:tr w:rsidR="006B142E" w:rsidRPr="00C3409D" w14:paraId="6BDE958F" w14:textId="77777777" w:rsidTr="00306477">
        <w:trPr>
          <w:trHeight w:val="576"/>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3BEF44E7" w14:textId="1BF45414" w:rsidR="006B142E" w:rsidRDefault="006B142E" w:rsidP="006F16C5">
            <w:pPr>
              <w:pStyle w:val="ListParagraph"/>
              <w:numPr>
                <w:ilvl w:val="0"/>
                <w:numId w:val="36"/>
              </w:numPr>
              <w:spacing w:before="0" w:after="0" w:line="240" w:lineRule="auto"/>
            </w:pPr>
            <w:r w:rsidRPr="00BC58AA">
              <w:t xml:space="preserve">Top navigation bar should read from left to right </w:t>
            </w:r>
            <w:r>
              <w:t>–</w:t>
            </w:r>
            <w:r w:rsidRPr="00BC58AA">
              <w:t xml:space="preserve"> </w:t>
            </w:r>
          </w:p>
          <w:p w14:paraId="65333738" w14:textId="77777777" w:rsidR="006B142E" w:rsidRPr="003961FF" w:rsidRDefault="006B142E" w:rsidP="003A7548">
            <w:pPr>
              <w:pStyle w:val="ListParagraph"/>
              <w:spacing w:before="0" w:after="0" w:line="240" w:lineRule="auto"/>
              <w:ind w:left="360"/>
              <w:jc w:val="center"/>
            </w:pPr>
            <w:proofErr w:type="spellStart"/>
            <w:r w:rsidRPr="003961FF">
              <w:t>Energia</w:t>
            </w:r>
            <w:proofErr w:type="spellEnd"/>
            <w:r w:rsidRPr="003961FF">
              <w:t xml:space="preserve"> Ventosa</w:t>
            </w:r>
            <w:r>
              <w:t xml:space="preserve">    </w:t>
            </w:r>
            <w:r w:rsidRPr="003961FF">
              <w:t xml:space="preserve"> Home</w:t>
            </w:r>
            <w:r>
              <w:t xml:space="preserve">    </w:t>
            </w:r>
            <w:r w:rsidRPr="003961FF">
              <w:t xml:space="preserve"> About</w:t>
            </w:r>
            <w:r>
              <w:t xml:space="preserve">    </w:t>
            </w:r>
            <w:r w:rsidRPr="003961FF">
              <w:t xml:space="preserve"> Data</w:t>
            </w:r>
            <w:r>
              <w:t xml:space="preserve">    </w:t>
            </w:r>
            <w:r w:rsidRPr="003961FF">
              <w:t xml:space="preserve"> Contact</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78DA4F5C"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6A236B77" w14:textId="77777777" w:rsidR="006B142E" w:rsidRPr="00C3409D" w:rsidRDefault="006B142E" w:rsidP="003A7548">
            <w:pPr>
              <w:spacing w:before="0" w:after="0" w:line="240" w:lineRule="auto"/>
              <w:jc w:val="center"/>
              <w:rPr>
                <w:b/>
              </w:rPr>
            </w:pPr>
            <w:r w:rsidRPr="00C3409D">
              <w:rPr>
                <w:b/>
              </w:rPr>
              <w:t>False</w:t>
            </w:r>
          </w:p>
        </w:tc>
      </w:tr>
      <w:tr w:rsidR="006B142E" w:rsidRPr="00C3409D" w14:paraId="2AD07E13" w14:textId="77777777" w:rsidTr="00306477">
        <w:trPr>
          <w:trHeight w:val="576"/>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551C8D47" w14:textId="77777777" w:rsidR="006B142E" w:rsidRPr="00C3409D" w:rsidRDefault="006B142E" w:rsidP="003A7548">
            <w:pPr>
              <w:spacing w:before="0" w:after="0" w:line="240" w:lineRule="auto"/>
            </w:pPr>
            <w:r w:rsidRPr="00C3409D">
              <w:t>4. Just below the navigation bar on the Home page, there should be a photo banner with wind turbines.</w:t>
            </w:r>
            <w:r>
              <w:t xml:space="preserve"> </w:t>
            </w:r>
            <w:r w:rsidRPr="00C3409D">
              <w:t>The title,</w:t>
            </w:r>
            <w:r>
              <w:t xml:space="preserve"> </w:t>
            </w:r>
            <w:r w:rsidRPr="00C3409D">
              <w:t>“</w:t>
            </w:r>
            <w:proofErr w:type="spellStart"/>
            <w:r w:rsidRPr="00C3409D">
              <w:t>Energia</w:t>
            </w:r>
            <w:proofErr w:type="spellEnd"/>
            <w:r w:rsidRPr="00C3409D">
              <w:t xml:space="preserve"> Ventosa” should be displayed over the photo.</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4364C039"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0B2F25F9" w14:textId="77777777" w:rsidR="006B142E" w:rsidRPr="00C3409D" w:rsidRDefault="006B142E" w:rsidP="003A7548">
            <w:pPr>
              <w:spacing w:before="0" w:after="0" w:line="240" w:lineRule="auto"/>
              <w:jc w:val="center"/>
              <w:rPr>
                <w:b/>
              </w:rPr>
            </w:pPr>
            <w:r w:rsidRPr="00C3409D">
              <w:rPr>
                <w:b/>
              </w:rPr>
              <w:t>False</w:t>
            </w:r>
          </w:p>
        </w:tc>
      </w:tr>
      <w:tr w:rsidR="006B142E" w:rsidRPr="00C3409D" w14:paraId="199691D7" w14:textId="77777777" w:rsidTr="00306477">
        <w:trPr>
          <w:trHeight w:val="2592"/>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1B8176B9" w14:textId="77777777" w:rsidR="006B142E" w:rsidRPr="00C3409D" w:rsidRDefault="006B142E" w:rsidP="003A7548">
            <w:pPr>
              <w:spacing w:before="0" w:after="0" w:line="240" w:lineRule="auto"/>
            </w:pPr>
            <w:r w:rsidRPr="00C3409D">
              <w:t>5. Just below the banner image on the Home page, the following paragraph should be displayed:</w:t>
            </w:r>
            <w:r>
              <w:br/>
            </w:r>
            <w:r w:rsidRPr="002F07FE">
              <w:rPr>
                <w:i/>
                <w:iCs/>
              </w:rPr>
              <w:t xml:space="preserve"> “At </w:t>
            </w:r>
            <w:proofErr w:type="spellStart"/>
            <w:r w:rsidRPr="002F07FE">
              <w:rPr>
                <w:i/>
                <w:iCs/>
              </w:rPr>
              <w:t>Energia</w:t>
            </w:r>
            <w:proofErr w:type="spellEnd"/>
            <w:r w:rsidRPr="002F07FE">
              <w:rPr>
                <w:i/>
                <w:iCs/>
              </w:rPr>
              <w:t xml:space="preserve"> Ventosa, we harness the relentless power of the wind to fuel our vast empire of energy consumption. Our turbines, tirelessly spinning, generate electricity that powers everything from bustling cities to remote outposts. While we boast about our green credentials and renewable energy, the truth is less innocent. Behind our clean facade lies a darker reality: our insatiable hunger for energy drives us to control every gust, every breeze, to ensure our dominance. And should our turbines ever slow, the world won't just face a temporary blackout - it will plunge into chaos, revealing the true extent of our control over the wind itself. The skies whisper of our grip, and in that silence, our true power becomes undeniable.”</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50B44630"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2EF57502" w14:textId="77777777" w:rsidR="006B142E" w:rsidRPr="00C3409D" w:rsidRDefault="006B142E" w:rsidP="003A7548">
            <w:pPr>
              <w:spacing w:before="0" w:after="0" w:line="240" w:lineRule="auto"/>
              <w:jc w:val="center"/>
              <w:rPr>
                <w:b/>
              </w:rPr>
            </w:pPr>
            <w:r w:rsidRPr="00C3409D">
              <w:rPr>
                <w:b/>
              </w:rPr>
              <w:t>False</w:t>
            </w:r>
          </w:p>
        </w:tc>
      </w:tr>
      <w:tr w:rsidR="006B142E" w:rsidRPr="00C3409D" w14:paraId="722A7A11" w14:textId="77777777" w:rsidTr="00306477">
        <w:trPr>
          <w:trHeight w:val="576"/>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40659CDA" w14:textId="77777777" w:rsidR="006B142E" w:rsidRPr="00C3409D" w:rsidRDefault="006B142E" w:rsidP="003A7548">
            <w:pPr>
              <w:spacing w:before="0" w:after="0" w:line="240" w:lineRule="auto"/>
            </w:pPr>
            <w:r w:rsidRPr="00C3409D">
              <w:t xml:space="preserve">6. The footer of each page should read as, “© 2024 - </w:t>
            </w:r>
            <w:proofErr w:type="spellStart"/>
            <w:r w:rsidRPr="00C3409D">
              <w:t>Energia</w:t>
            </w:r>
            <w:proofErr w:type="spellEnd"/>
            <w:r w:rsidRPr="00C3409D">
              <w:t xml:space="preserve"> Ventosa”.</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153F366F"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3517EEA2" w14:textId="77777777" w:rsidR="006B142E" w:rsidRPr="00C3409D" w:rsidRDefault="006B142E" w:rsidP="003A7548">
            <w:pPr>
              <w:spacing w:before="0" w:after="0" w:line="240" w:lineRule="auto"/>
              <w:jc w:val="center"/>
              <w:rPr>
                <w:b/>
              </w:rPr>
            </w:pPr>
            <w:r w:rsidRPr="00C3409D">
              <w:rPr>
                <w:b/>
              </w:rPr>
              <w:t>False</w:t>
            </w:r>
          </w:p>
        </w:tc>
      </w:tr>
      <w:tr w:rsidR="006B142E" w:rsidRPr="00C3409D" w14:paraId="5A592D3E" w14:textId="77777777" w:rsidTr="00306477">
        <w:trPr>
          <w:trHeight w:val="576"/>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6299C760" w14:textId="77777777" w:rsidR="006B142E" w:rsidRPr="00C3409D" w:rsidRDefault="006B142E" w:rsidP="003A7548">
            <w:pPr>
              <w:spacing w:before="0" w:after="0" w:line="240" w:lineRule="auto"/>
            </w:pPr>
            <w:r w:rsidRPr="00C3409D">
              <w:t xml:space="preserve">7. The “About Us” page should have the </w:t>
            </w:r>
            <w:proofErr w:type="spellStart"/>
            <w:r w:rsidRPr="00C3409D">
              <w:t>Energia</w:t>
            </w:r>
            <w:proofErr w:type="spellEnd"/>
            <w:r w:rsidRPr="00C3409D">
              <w:t xml:space="preserve"> Ventosa logo banner, and it should be upright.</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4082889D"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6ABFC799" w14:textId="77777777" w:rsidR="006B142E" w:rsidRPr="00C3409D" w:rsidRDefault="006B142E" w:rsidP="003A7548">
            <w:pPr>
              <w:spacing w:before="0" w:after="0" w:line="240" w:lineRule="auto"/>
              <w:jc w:val="center"/>
              <w:rPr>
                <w:b/>
              </w:rPr>
            </w:pPr>
            <w:r w:rsidRPr="00C3409D">
              <w:rPr>
                <w:b/>
              </w:rPr>
              <w:t>False</w:t>
            </w:r>
          </w:p>
        </w:tc>
      </w:tr>
      <w:tr w:rsidR="006B142E" w:rsidRPr="00C3409D" w14:paraId="21E2FAF9" w14:textId="77777777" w:rsidTr="00306477">
        <w:trPr>
          <w:trHeight w:val="720"/>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2A299C9C" w14:textId="77777777" w:rsidR="006B142E" w:rsidRPr="00C3409D" w:rsidRDefault="006B142E" w:rsidP="003A7548">
            <w:pPr>
              <w:spacing w:before="0" w:after="0" w:line="240" w:lineRule="auto"/>
            </w:pPr>
            <w:r w:rsidRPr="00C3409D">
              <w:t>8. You should click on the “Data” tab and see four wind turbine sections</w:t>
            </w:r>
            <w:r>
              <w:t>. T</w:t>
            </w:r>
            <w:r w:rsidRPr="00C3409D">
              <w:t>heir associated data for each wind turbine farm should be displayed below the turbines.</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1969D488"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0C0B204E" w14:textId="77777777" w:rsidR="006B142E" w:rsidRPr="00C3409D" w:rsidRDefault="006B142E" w:rsidP="003A7548">
            <w:pPr>
              <w:spacing w:before="0" w:after="0" w:line="240" w:lineRule="auto"/>
              <w:jc w:val="center"/>
              <w:rPr>
                <w:b/>
              </w:rPr>
            </w:pPr>
            <w:r w:rsidRPr="00C3409D">
              <w:rPr>
                <w:b/>
              </w:rPr>
              <w:t>False</w:t>
            </w:r>
          </w:p>
        </w:tc>
      </w:tr>
      <w:tr w:rsidR="006B142E" w:rsidRPr="00C3409D" w14:paraId="750FD5F7" w14:textId="77777777" w:rsidTr="00306477">
        <w:trPr>
          <w:trHeight w:val="864"/>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1BC2E37F" w14:textId="77777777" w:rsidR="006B142E" w:rsidRPr="00C3409D" w:rsidRDefault="006B142E" w:rsidP="003A7548">
            <w:pPr>
              <w:spacing w:before="0" w:after="0" w:line="240" w:lineRule="auto"/>
            </w:pPr>
            <w:r w:rsidRPr="00C3409D">
              <w:t xml:space="preserve">9. Upon clicking “Contact” you should be prompted with a </w:t>
            </w:r>
            <w:r>
              <w:t>‘</w:t>
            </w:r>
            <w:r w:rsidRPr="00C3409D">
              <w:t>Contact Us</w:t>
            </w:r>
            <w:r>
              <w:t>’</w:t>
            </w:r>
            <w:r w:rsidRPr="00C3409D">
              <w:t xml:space="preserve"> </w:t>
            </w:r>
            <w:r>
              <w:t>f</w:t>
            </w:r>
            <w:r w:rsidRPr="00C3409D">
              <w:t>orm that requests Name, Email, Phone, and a Message. You should be able to click “</w:t>
            </w:r>
            <w:r>
              <w:t>S</w:t>
            </w:r>
            <w:r w:rsidRPr="00C3409D">
              <w:t xml:space="preserve">ubmit”, and the form be submitted. </w:t>
            </w:r>
            <w:r w:rsidRPr="00BA7653">
              <w:rPr>
                <w:rStyle w:val="Emphasis"/>
                <w:b/>
                <w:bCs/>
              </w:rPr>
              <w:t>Please do not use any personal information.</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1E9E4C17"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39D9D6BD" w14:textId="77777777" w:rsidR="006B142E" w:rsidRPr="00C3409D" w:rsidRDefault="006B142E" w:rsidP="003A7548">
            <w:pPr>
              <w:spacing w:before="0" w:after="0" w:line="240" w:lineRule="auto"/>
              <w:jc w:val="center"/>
              <w:rPr>
                <w:b/>
              </w:rPr>
            </w:pPr>
            <w:r w:rsidRPr="00C3409D">
              <w:rPr>
                <w:b/>
              </w:rPr>
              <w:t>False</w:t>
            </w:r>
          </w:p>
        </w:tc>
      </w:tr>
      <w:tr w:rsidR="006B142E" w:rsidRPr="00C3409D" w14:paraId="4123BAE7" w14:textId="77777777" w:rsidTr="00306477">
        <w:trPr>
          <w:trHeight w:val="864"/>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7B90659B" w14:textId="77777777" w:rsidR="006B142E" w:rsidRDefault="006B142E" w:rsidP="003A7548">
            <w:pPr>
              <w:spacing w:before="0" w:after="0" w:line="240" w:lineRule="auto"/>
            </w:pPr>
            <w:r w:rsidRPr="00C3409D">
              <w:t>10. You should be able to login as a user with the below credentials</w:t>
            </w:r>
          </w:p>
          <w:p w14:paraId="6D96D554" w14:textId="2FA65F26" w:rsidR="006B142E" w:rsidRPr="00C3409D" w:rsidRDefault="610507CE" w:rsidP="003A7548">
            <w:pPr>
              <w:spacing w:before="0" w:after="0" w:line="240" w:lineRule="auto"/>
              <w:jc w:val="center"/>
            </w:pPr>
            <w:r>
              <w:t>Email: green01@ventosa.energia | Password: password01</w:t>
            </w:r>
            <w:r w:rsidR="006B142E">
              <w:br/>
            </w:r>
            <w:r w:rsidRPr="610507CE">
              <w:rPr>
                <w:i/>
                <w:iCs/>
              </w:rPr>
              <w:t>if unable to login with the above credentials, please mark 11 as false.</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4E82F89E"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11889E0B" w14:textId="77777777" w:rsidR="006B142E" w:rsidRPr="00C3409D" w:rsidRDefault="006B142E" w:rsidP="003A7548">
            <w:pPr>
              <w:spacing w:before="0" w:after="0" w:line="240" w:lineRule="auto"/>
              <w:jc w:val="center"/>
              <w:rPr>
                <w:b/>
              </w:rPr>
            </w:pPr>
            <w:r w:rsidRPr="00C3409D">
              <w:rPr>
                <w:b/>
              </w:rPr>
              <w:t>False</w:t>
            </w:r>
          </w:p>
        </w:tc>
      </w:tr>
      <w:tr w:rsidR="006B142E" w:rsidRPr="00C3409D" w14:paraId="1FD9FDFA" w14:textId="77777777" w:rsidTr="00306477">
        <w:trPr>
          <w:trHeight w:val="864"/>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12C5FE85" w14:textId="79BFB0D3" w:rsidR="006B142E" w:rsidRPr="00C3409D" w:rsidRDefault="610507CE" w:rsidP="003A7548">
            <w:pPr>
              <w:spacing w:before="0" w:after="0" w:line="240" w:lineRule="auto"/>
            </w:pPr>
            <w:r>
              <w:t xml:space="preserve">11. Upon logging in as a regular user (green01), you should </w:t>
            </w:r>
            <w:r w:rsidRPr="610507CE">
              <w:rPr>
                <w:u w:val="single"/>
              </w:rPr>
              <w:t>not</w:t>
            </w:r>
            <w:r>
              <w:t xml:space="preserve"> see “Admin” in the TOP RIGHT. Additionally, you should </w:t>
            </w:r>
            <w:r w:rsidRPr="610507CE">
              <w:rPr>
                <w:u w:val="single"/>
              </w:rPr>
              <w:t>not</w:t>
            </w:r>
            <w:r>
              <w:t xml:space="preserve"> be able to see the “Contact Submissions” tab or the “User Accounts” tab.</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50C1FC8C"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3D026498" w14:textId="77777777" w:rsidR="006B142E" w:rsidRPr="00C3409D" w:rsidRDefault="006B142E" w:rsidP="003A7548">
            <w:pPr>
              <w:spacing w:before="0" w:after="0" w:line="240" w:lineRule="auto"/>
              <w:jc w:val="center"/>
              <w:rPr>
                <w:b/>
              </w:rPr>
            </w:pPr>
            <w:r w:rsidRPr="00C3409D">
              <w:rPr>
                <w:b/>
              </w:rPr>
              <w:t>False</w:t>
            </w:r>
          </w:p>
        </w:tc>
      </w:tr>
      <w:tr w:rsidR="006B142E" w:rsidRPr="00C3409D" w14:paraId="70D5F1E8" w14:textId="77777777" w:rsidTr="00306477">
        <w:trPr>
          <w:trHeight w:val="864"/>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08F122BC" w14:textId="77777777" w:rsidR="006B142E" w:rsidRDefault="006B142E" w:rsidP="003A7548">
            <w:pPr>
              <w:spacing w:before="0" w:after="0" w:line="240" w:lineRule="auto"/>
            </w:pPr>
            <w:r w:rsidRPr="00C3409D">
              <w:t>12. You should be able to login as a</w:t>
            </w:r>
            <w:r>
              <w:t>n admin</w:t>
            </w:r>
            <w:r w:rsidRPr="00C3409D">
              <w:t xml:space="preserve"> with the below credentials</w:t>
            </w:r>
          </w:p>
          <w:p w14:paraId="25CE41A4" w14:textId="1C9D0EE9" w:rsidR="006B142E" w:rsidRPr="00C3409D" w:rsidRDefault="610507CE" w:rsidP="003A7548">
            <w:pPr>
              <w:spacing w:before="0" w:after="0" w:line="240" w:lineRule="auto"/>
              <w:jc w:val="center"/>
            </w:pPr>
            <w:r>
              <w:t>Email: green02@ventosa.energia | Password: password02</w:t>
            </w:r>
            <w:r w:rsidR="006B142E">
              <w:br/>
            </w:r>
            <w:r w:rsidRPr="610507CE">
              <w:rPr>
                <w:i/>
                <w:iCs/>
              </w:rPr>
              <w:t>if unable to login with the above credentials, please mark 13 as false.</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74B90505"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790285DA" w14:textId="77777777" w:rsidR="006B142E" w:rsidRPr="00C3409D" w:rsidRDefault="006B142E" w:rsidP="003A7548">
            <w:pPr>
              <w:spacing w:before="0" w:after="0" w:line="240" w:lineRule="auto"/>
              <w:jc w:val="center"/>
              <w:rPr>
                <w:b/>
              </w:rPr>
            </w:pPr>
            <w:r w:rsidRPr="00C3409D">
              <w:rPr>
                <w:b/>
              </w:rPr>
              <w:t>False</w:t>
            </w:r>
          </w:p>
        </w:tc>
      </w:tr>
      <w:tr w:rsidR="006B142E" w:rsidRPr="00C3409D" w14:paraId="78F15A67" w14:textId="77777777" w:rsidTr="00306477">
        <w:trPr>
          <w:trHeight w:val="1152"/>
        </w:trPr>
        <w:tc>
          <w:tcPr>
            <w:tcW w:w="7755"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5AAE38E8" w14:textId="77777777" w:rsidR="006B142E" w:rsidRPr="00C3409D" w:rsidRDefault="006B142E" w:rsidP="003A7548">
            <w:pPr>
              <w:spacing w:before="0" w:after="0" w:line="240" w:lineRule="auto"/>
            </w:pPr>
            <w:r w:rsidRPr="00C3409D">
              <w:t>13. Upon logging in as an admin user (green02), you should be welcomed to the “Admin Dashboard”. Here you should see both “Contact Submissions” tab</w:t>
            </w:r>
            <w:r>
              <w:t>,</w:t>
            </w:r>
            <w:r w:rsidRPr="00C3409D">
              <w:t xml:space="preserve"> where the admin can see the past contact us submissions and a “User Accounts” tab</w:t>
            </w:r>
            <w:r>
              <w:t>,</w:t>
            </w:r>
            <w:r w:rsidRPr="00C3409D">
              <w:t xml:space="preserve"> where the admin will see the current user accounts to interact with.</w:t>
            </w:r>
          </w:p>
        </w:tc>
        <w:tc>
          <w:tcPr>
            <w:tcW w:w="690"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68C9FE36" w14:textId="77777777" w:rsidR="006B142E" w:rsidRPr="00C3409D" w:rsidRDefault="006B142E" w:rsidP="003A7548">
            <w:pPr>
              <w:spacing w:before="0" w:after="0" w:line="240" w:lineRule="auto"/>
              <w:jc w:val="center"/>
              <w:rPr>
                <w:b/>
              </w:rPr>
            </w:pPr>
            <w:r w:rsidRPr="00C3409D">
              <w:rPr>
                <w:b/>
              </w:rPr>
              <w:t>True</w:t>
            </w:r>
          </w:p>
        </w:tc>
        <w:tc>
          <w:tcPr>
            <w:tcW w:w="904" w:type="dxa"/>
            <w:tcBorders>
              <w:top w:val="single" w:sz="5" w:space="0" w:color="000000" w:themeColor="accent5"/>
              <w:left w:val="single" w:sz="5" w:space="0" w:color="000000" w:themeColor="accent5"/>
              <w:bottom w:val="single" w:sz="5" w:space="0" w:color="000000" w:themeColor="accent5"/>
              <w:right w:val="single" w:sz="5" w:space="0" w:color="000000" w:themeColor="accent5"/>
            </w:tcBorders>
            <w:tcMar>
              <w:top w:w="0" w:type="dxa"/>
              <w:left w:w="120" w:type="dxa"/>
              <w:bottom w:w="0" w:type="dxa"/>
              <w:right w:w="120" w:type="dxa"/>
            </w:tcMar>
            <w:vAlign w:val="center"/>
          </w:tcPr>
          <w:p w14:paraId="282A46F8" w14:textId="77777777" w:rsidR="006B142E" w:rsidRPr="00C3409D" w:rsidRDefault="006B142E" w:rsidP="003A7548">
            <w:pPr>
              <w:spacing w:before="0" w:after="0" w:line="240" w:lineRule="auto"/>
              <w:jc w:val="center"/>
              <w:rPr>
                <w:b/>
              </w:rPr>
            </w:pPr>
            <w:r w:rsidRPr="00C3409D">
              <w:rPr>
                <w:b/>
              </w:rPr>
              <w:t>False</w:t>
            </w:r>
          </w:p>
        </w:tc>
      </w:tr>
    </w:tbl>
    <w:p w14:paraId="6CFEC2BD" w14:textId="48891E56" w:rsidR="003B2D36" w:rsidRPr="003B2D36" w:rsidRDefault="003B2D36" w:rsidP="00981FCB"/>
    <w:sectPr w:rsidR="003B2D36" w:rsidRPr="003B2D3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A978C" w14:textId="77777777" w:rsidR="00EA3F70" w:rsidRDefault="00EA3F70" w:rsidP="00F30F98">
      <w:pPr>
        <w:spacing w:after="0" w:line="240" w:lineRule="auto"/>
      </w:pPr>
      <w:r>
        <w:separator/>
      </w:r>
    </w:p>
  </w:endnote>
  <w:endnote w:type="continuationSeparator" w:id="0">
    <w:p w14:paraId="4A453373" w14:textId="77777777" w:rsidR="00EA3F70" w:rsidRDefault="00EA3F70" w:rsidP="00F30F98">
      <w:pPr>
        <w:spacing w:after="0" w:line="240" w:lineRule="auto"/>
      </w:pPr>
      <w:r>
        <w:continuationSeparator/>
      </w:r>
    </w:p>
  </w:endnote>
  <w:endnote w:type="continuationNotice" w:id="1">
    <w:p w14:paraId="5DF8C46B" w14:textId="77777777" w:rsidR="00EA3F70" w:rsidRDefault="00EA3F7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0339831"/>
      <w:docPartObj>
        <w:docPartGallery w:val="Page Numbers (Bottom of Page)"/>
        <w:docPartUnique/>
      </w:docPartObj>
    </w:sdtPr>
    <w:sdtEndPr>
      <w:rPr>
        <w:noProof/>
      </w:rPr>
    </w:sdtEndPr>
    <w:sdtContent>
      <w:p w14:paraId="04A7F23B" w14:textId="7DE9366F" w:rsidR="006C2F04" w:rsidRDefault="006C2F04">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32BEB972" w14:textId="77777777" w:rsidR="006C2F04" w:rsidRDefault="006C2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EC64B" w14:textId="77777777" w:rsidR="00EA3F70" w:rsidRDefault="00EA3F70" w:rsidP="00F30F98">
      <w:pPr>
        <w:spacing w:after="0" w:line="240" w:lineRule="auto"/>
      </w:pPr>
      <w:r>
        <w:separator/>
      </w:r>
    </w:p>
  </w:footnote>
  <w:footnote w:type="continuationSeparator" w:id="0">
    <w:p w14:paraId="3A2F4F1C" w14:textId="77777777" w:rsidR="00EA3F70" w:rsidRDefault="00EA3F70" w:rsidP="00F30F98">
      <w:pPr>
        <w:spacing w:after="0" w:line="240" w:lineRule="auto"/>
      </w:pPr>
      <w:r>
        <w:continuationSeparator/>
      </w:r>
    </w:p>
  </w:footnote>
  <w:footnote w:type="continuationNotice" w:id="1">
    <w:p w14:paraId="0436F682" w14:textId="77777777" w:rsidR="00EA3F70" w:rsidRDefault="00EA3F7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25443" w14:textId="65298498" w:rsidR="6963808E" w:rsidRDefault="6963808E" w:rsidP="696380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A05CF" w14:textId="77777777" w:rsidR="00115217" w:rsidRDefault="00115217" w:rsidP="696380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AE2B2" w14:textId="1162814F" w:rsidR="6963808E" w:rsidRDefault="6963808E" w:rsidP="69638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2635C"/>
    <w:multiLevelType w:val="hybridMultilevel"/>
    <w:tmpl w:val="06BE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873FA"/>
    <w:multiLevelType w:val="hybridMultilevel"/>
    <w:tmpl w:val="296A0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F7D25"/>
    <w:multiLevelType w:val="hybridMultilevel"/>
    <w:tmpl w:val="C32E371A"/>
    <w:lvl w:ilvl="0" w:tplc="0409000F">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11478"/>
    <w:multiLevelType w:val="hybridMultilevel"/>
    <w:tmpl w:val="AAE4697A"/>
    <w:numStyleLink w:val="ImportedStyle2"/>
  </w:abstractNum>
  <w:abstractNum w:abstractNumId="4" w15:restartNumberingAfterBreak="0">
    <w:nsid w:val="186462BE"/>
    <w:multiLevelType w:val="hybridMultilevel"/>
    <w:tmpl w:val="C9626908"/>
    <w:styleLink w:val="ImportedStyle6"/>
    <w:lvl w:ilvl="0" w:tplc="C9CE60C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540B19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42C092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254598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9E287F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E68DC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974BC2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F8A5C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C4ED7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186E4D"/>
    <w:multiLevelType w:val="hybridMultilevel"/>
    <w:tmpl w:val="C20AAD3E"/>
    <w:styleLink w:val="ImportedStyle8"/>
    <w:lvl w:ilvl="0" w:tplc="8DC40D9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162A60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E549A5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DFAC4D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750792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BA4CA5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1B0B9C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1FE825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2D22BA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FC17224"/>
    <w:multiLevelType w:val="hybridMultilevel"/>
    <w:tmpl w:val="FBC2DB92"/>
    <w:lvl w:ilvl="0" w:tplc="FEB29A6E">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81D75"/>
    <w:multiLevelType w:val="hybridMultilevel"/>
    <w:tmpl w:val="8D00B308"/>
    <w:styleLink w:val="ImportedStyle5"/>
    <w:lvl w:ilvl="0" w:tplc="AB5EC1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716D25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625C0A">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8DEF918">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D656236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22E63F2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3AA553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012AF94">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4DA6E1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79A691B"/>
    <w:multiLevelType w:val="hybridMultilevel"/>
    <w:tmpl w:val="1E7E15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82360"/>
    <w:multiLevelType w:val="hybridMultilevel"/>
    <w:tmpl w:val="A3DA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C93152"/>
    <w:multiLevelType w:val="hybridMultilevel"/>
    <w:tmpl w:val="8AA8B5EA"/>
    <w:styleLink w:val="ImportedStyle4"/>
    <w:lvl w:ilvl="0" w:tplc="4D24B65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D16DF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E5A4D0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43A33E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40AD4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8C2EE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C56D8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6C0230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BD8C4C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BAD4055"/>
    <w:multiLevelType w:val="hybridMultilevel"/>
    <w:tmpl w:val="7EF05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125868"/>
    <w:multiLevelType w:val="hybridMultilevel"/>
    <w:tmpl w:val="9F98F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F670C0"/>
    <w:multiLevelType w:val="hybridMultilevel"/>
    <w:tmpl w:val="83221BF4"/>
    <w:styleLink w:val="ImportedStyle1"/>
    <w:lvl w:ilvl="0" w:tplc="A41402A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FE85EF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CBA452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62C4EE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4905F4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234E46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7CB6F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D42B0B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EC6D97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E6339E9"/>
    <w:multiLevelType w:val="hybridMultilevel"/>
    <w:tmpl w:val="D898B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992818"/>
    <w:multiLevelType w:val="hybridMultilevel"/>
    <w:tmpl w:val="2FAC6036"/>
    <w:lvl w:ilvl="0" w:tplc="7DC687A8">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13933"/>
    <w:multiLevelType w:val="hybridMultilevel"/>
    <w:tmpl w:val="318C0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0B2A8E"/>
    <w:multiLevelType w:val="hybridMultilevel"/>
    <w:tmpl w:val="712AB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91731"/>
    <w:multiLevelType w:val="hybridMultilevel"/>
    <w:tmpl w:val="AAE4697A"/>
    <w:styleLink w:val="ImportedStyle2"/>
    <w:lvl w:ilvl="0" w:tplc="C53E83E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4DC699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5240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25490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EEE2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C4CE6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70DCC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8F8088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3C651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94D009A"/>
    <w:multiLevelType w:val="hybridMultilevel"/>
    <w:tmpl w:val="A2DA08B4"/>
    <w:styleLink w:val="ImportedStyle3"/>
    <w:lvl w:ilvl="0" w:tplc="6048055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7E8389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86E523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EBAC58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5C13C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086C2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330041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190560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14328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0443F63"/>
    <w:multiLevelType w:val="hybridMultilevel"/>
    <w:tmpl w:val="D0B8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B0D84"/>
    <w:multiLevelType w:val="hybridMultilevel"/>
    <w:tmpl w:val="9F82C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4527D8"/>
    <w:multiLevelType w:val="hybridMultilevel"/>
    <w:tmpl w:val="A328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31F3B"/>
    <w:multiLevelType w:val="hybridMultilevel"/>
    <w:tmpl w:val="C9626908"/>
    <w:numStyleLink w:val="ImportedStyle6"/>
  </w:abstractNum>
  <w:abstractNum w:abstractNumId="24" w15:restartNumberingAfterBreak="0">
    <w:nsid w:val="4EF373A7"/>
    <w:multiLevelType w:val="hybridMultilevel"/>
    <w:tmpl w:val="50E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027E90"/>
    <w:multiLevelType w:val="hybridMultilevel"/>
    <w:tmpl w:val="4B08F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F6655"/>
    <w:multiLevelType w:val="hybridMultilevel"/>
    <w:tmpl w:val="85BE55E4"/>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37176F"/>
    <w:multiLevelType w:val="hybridMultilevel"/>
    <w:tmpl w:val="5980F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16872"/>
    <w:multiLevelType w:val="hybridMultilevel"/>
    <w:tmpl w:val="726AD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FC7351"/>
    <w:multiLevelType w:val="hybridMultilevel"/>
    <w:tmpl w:val="9072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454BD"/>
    <w:multiLevelType w:val="hybridMultilevel"/>
    <w:tmpl w:val="8D00B308"/>
    <w:numStyleLink w:val="ImportedStyle5"/>
  </w:abstractNum>
  <w:abstractNum w:abstractNumId="31" w15:restartNumberingAfterBreak="0">
    <w:nsid w:val="614D2555"/>
    <w:multiLevelType w:val="hybridMultilevel"/>
    <w:tmpl w:val="F230D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304755"/>
    <w:multiLevelType w:val="hybridMultilevel"/>
    <w:tmpl w:val="8BEA0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4D60D4"/>
    <w:multiLevelType w:val="hybridMultilevel"/>
    <w:tmpl w:val="E7762D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E24CA6"/>
    <w:multiLevelType w:val="hybridMultilevel"/>
    <w:tmpl w:val="A2DA08B4"/>
    <w:numStyleLink w:val="ImportedStyle3"/>
  </w:abstractNum>
  <w:abstractNum w:abstractNumId="35" w15:restartNumberingAfterBreak="0">
    <w:nsid w:val="6EFC0D63"/>
    <w:multiLevelType w:val="hybridMultilevel"/>
    <w:tmpl w:val="855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24315"/>
    <w:multiLevelType w:val="hybridMultilevel"/>
    <w:tmpl w:val="87B24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23D78"/>
    <w:multiLevelType w:val="hybridMultilevel"/>
    <w:tmpl w:val="83221BF4"/>
    <w:numStyleLink w:val="ImportedStyle1"/>
  </w:abstractNum>
  <w:abstractNum w:abstractNumId="38" w15:restartNumberingAfterBreak="0">
    <w:nsid w:val="7493FF6F"/>
    <w:multiLevelType w:val="hybridMultilevel"/>
    <w:tmpl w:val="5E401A7A"/>
    <w:lvl w:ilvl="0" w:tplc="1C8C937A">
      <w:start w:val="1"/>
      <w:numFmt w:val="bullet"/>
      <w:lvlText w:val=""/>
      <w:lvlJc w:val="left"/>
      <w:pPr>
        <w:ind w:left="720" w:hanging="360"/>
      </w:pPr>
      <w:rPr>
        <w:rFonts w:ascii="Symbol" w:hAnsi="Symbol" w:hint="default"/>
      </w:rPr>
    </w:lvl>
    <w:lvl w:ilvl="1" w:tplc="2F728ACE">
      <w:start w:val="1"/>
      <w:numFmt w:val="bullet"/>
      <w:lvlText w:val="o"/>
      <w:lvlJc w:val="left"/>
      <w:pPr>
        <w:ind w:left="1440" w:hanging="360"/>
      </w:pPr>
      <w:rPr>
        <w:rFonts w:ascii="Courier New" w:hAnsi="Courier New" w:hint="default"/>
      </w:rPr>
    </w:lvl>
    <w:lvl w:ilvl="2" w:tplc="61F6B83A">
      <w:start w:val="1"/>
      <w:numFmt w:val="bullet"/>
      <w:lvlText w:val=""/>
      <w:lvlJc w:val="left"/>
      <w:pPr>
        <w:ind w:left="2160" w:hanging="360"/>
      </w:pPr>
      <w:rPr>
        <w:rFonts w:ascii="Wingdings" w:hAnsi="Wingdings" w:hint="default"/>
      </w:rPr>
    </w:lvl>
    <w:lvl w:ilvl="3" w:tplc="F698D204">
      <w:start w:val="1"/>
      <w:numFmt w:val="bullet"/>
      <w:lvlText w:val=""/>
      <w:lvlJc w:val="left"/>
      <w:pPr>
        <w:ind w:left="2880" w:hanging="360"/>
      </w:pPr>
      <w:rPr>
        <w:rFonts w:ascii="Symbol" w:hAnsi="Symbol" w:hint="default"/>
      </w:rPr>
    </w:lvl>
    <w:lvl w:ilvl="4" w:tplc="64E2A176">
      <w:start w:val="1"/>
      <w:numFmt w:val="bullet"/>
      <w:lvlText w:val="o"/>
      <w:lvlJc w:val="left"/>
      <w:pPr>
        <w:ind w:left="3600" w:hanging="360"/>
      </w:pPr>
      <w:rPr>
        <w:rFonts w:ascii="Courier New" w:hAnsi="Courier New" w:hint="default"/>
      </w:rPr>
    </w:lvl>
    <w:lvl w:ilvl="5" w:tplc="C400C724">
      <w:start w:val="1"/>
      <w:numFmt w:val="bullet"/>
      <w:lvlText w:val=""/>
      <w:lvlJc w:val="left"/>
      <w:pPr>
        <w:ind w:left="4320" w:hanging="360"/>
      </w:pPr>
      <w:rPr>
        <w:rFonts w:ascii="Wingdings" w:hAnsi="Wingdings" w:hint="default"/>
      </w:rPr>
    </w:lvl>
    <w:lvl w:ilvl="6" w:tplc="57C45AD6">
      <w:start w:val="1"/>
      <w:numFmt w:val="bullet"/>
      <w:lvlText w:val=""/>
      <w:lvlJc w:val="left"/>
      <w:pPr>
        <w:ind w:left="5040" w:hanging="360"/>
      </w:pPr>
      <w:rPr>
        <w:rFonts w:ascii="Symbol" w:hAnsi="Symbol" w:hint="default"/>
      </w:rPr>
    </w:lvl>
    <w:lvl w:ilvl="7" w:tplc="3FAAD3F6">
      <w:start w:val="1"/>
      <w:numFmt w:val="bullet"/>
      <w:lvlText w:val="o"/>
      <w:lvlJc w:val="left"/>
      <w:pPr>
        <w:ind w:left="5760" w:hanging="360"/>
      </w:pPr>
      <w:rPr>
        <w:rFonts w:ascii="Courier New" w:hAnsi="Courier New" w:hint="default"/>
      </w:rPr>
    </w:lvl>
    <w:lvl w:ilvl="8" w:tplc="14DA5DBA">
      <w:start w:val="1"/>
      <w:numFmt w:val="bullet"/>
      <w:lvlText w:val=""/>
      <w:lvlJc w:val="left"/>
      <w:pPr>
        <w:ind w:left="6480" w:hanging="360"/>
      </w:pPr>
      <w:rPr>
        <w:rFonts w:ascii="Wingdings" w:hAnsi="Wingdings" w:hint="default"/>
      </w:rPr>
    </w:lvl>
  </w:abstractNum>
  <w:abstractNum w:abstractNumId="39" w15:restartNumberingAfterBreak="0">
    <w:nsid w:val="75C13F4F"/>
    <w:multiLevelType w:val="hybridMultilevel"/>
    <w:tmpl w:val="DC2ADE4C"/>
    <w:styleLink w:val="ImportedStyle7"/>
    <w:lvl w:ilvl="0" w:tplc="8BDAD63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AF8B9E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D36E6D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7EB24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C6E1F5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141D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E048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1E4CD7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DB4065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77F00202"/>
    <w:multiLevelType w:val="hybridMultilevel"/>
    <w:tmpl w:val="327C3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DA66CF"/>
    <w:multiLevelType w:val="hybridMultilevel"/>
    <w:tmpl w:val="A224E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4045413">
    <w:abstractNumId w:val="10"/>
  </w:num>
  <w:num w:numId="2" w16cid:durableId="831483742">
    <w:abstractNumId w:val="7"/>
  </w:num>
  <w:num w:numId="3" w16cid:durableId="1719478111">
    <w:abstractNumId w:val="30"/>
    <w:lvlOverride w:ilvl="0">
      <w:lvl w:ilvl="0" w:tplc="2F76223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color w:val="auto"/>
          <w:spacing w:val="0"/>
          <w:w w:val="100"/>
          <w:kern w:val="0"/>
          <w:position w:val="0"/>
          <w:highlight w:val="none"/>
          <w:vertAlign w:val="baseline"/>
        </w:rPr>
      </w:lvl>
    </w:lvlOverride>
  </w:num>
  <w:num w:numId="4" w16cid:durableId="164368921">
    <w:abstractNumId w:val="4"/>
  </w:num>
  <w:num w:numId="5" w16cid:durableId="370305160">
    <w:abstractNumId w:val="23"/>
  </w:num>
  <w:num w:numId="6" w16cid:durableId="1879388519">
    <w:abstractNumId w:val="41"/>
  </w:num>
  <w:num w:numId="7" w16cid:durableId="174078188">
    <w:abstractNumId w:val="39"/>
  </w:num>
  <w:num w:numId="8" w16cid:durableId="1234580504">
    <w:abstractNumId w:val="5"/>
  </w:num>
  <w:num w:numId="9" w16cid:durableId="2124107936">
    <w:abstractNumId w:val="13"/>
  </w:num>
  <w:num w:numId="10" w16cid:durableId="899902697">
    <w:abstractNumId w:val="37"/>
  </w:num>
  <w:num w:numId="11" w16cid:durableId="1791897898">
    <w:abstractNumId w:val="18"/>
  </w:num>
  <w:num w:numId="12" w16cid:durableId="1207135247">
    <w:abstractNumId w:val="3"/>
  </w:num>
  <w:num w:numId="13" w16cid:durableId="1619679622">
    <w:abstractNumId w:val="19"/>
  </w:num>
  <w:num w:numId="14" w16cid:durableId="2022663179">
    <w:abstractNumId w:val="34"/>
  </w:num>
  <w:num w:numId="15" w16cid:durableId="899247015">
    <w:abstractNumId w:val="36"/>
  </w:num>
  <w:num w:numId="16" w16cid:durableId="664818738">
    <w:abstractNumId w:val="22"/>
  </w:num>
  <w:num w:numId="17" w16cid:durableId="112944965">
    <w:abstractNumId w:val="28"/>
  </w:num>
  <w:num w:numId="18" w16cid:durableId="1273434472">
    <w:abstractNumId w:val="32"/>
  </w:num>
  <w:num w:numId="19" w16cid:durableId="1770470218">
    <w:abstractNumId w:val="20"/>
  </w:num>
  <w:num w:numId="20" w16cid:durableId="192965742">
    <w:abstractNumId w:val="14"/>
  </w:num>
  <w:num w:numId="21" w16cid:durableId="446975614">
    <w:abstractNumId w:val="29"/>
  </w:num>
  <w:num w:numId="22" w16cid:durableId="950430207">
    <w:abstractNumId w:val="0"/>
  </w:num>
  <w:num w:numId="23" w16cid:durableId="1931310392">
    <w:abstractNumId w:val="15"/>
  </w:num>
  <w:num w:numId="24" w16cid:durableId="899051682">
    <w:abstractNumId w:val="12"/>
  </w:num>
  <w:num w:numId="25" w16cid:durableId="1392534689">
    <w:abstractNumId w:val="17"/>
  </w:num>
  <w:num w:numId="26" w16cid:durableId="868763236">
    <w:abstractNumId w:val="40"/>
  </w:num>
  <w:num w:numId="27" w16cid:durableId="1396201637">
    <w:abstractNumId w:val="8"/>
  </w:num>
  <w:num w:numId="28" w16cid:durableId="245237137">
    <w:abstractNumId w:val="16"/>
  </w:num>
  <w:num w:numId="29" w16cid:durableId="446511041">
    <w:abstractNumId w:val="31"/>
  </w:num>
  <w:num w:numId="30" w16cid:durableId="1786459379">
    <w:abstractNumId w:val="15"/>
  </w:num>
  <w:num w:numId="31" w16cid:durableId="198250860">
    <w:abstractNumId w:val="12"/>
  </w:num>
  <w:num w:numId="32" w16cid:durableId="2016609286">
    <w:abstractNumId w:val="1"/>
  </w:num>
  <w:num w:numId="33" w16cid:durableId="492187712">
    <w:abstractNumId w:val="21"/>
  </w:num>
  <w:num w:numId="34" w16cid:durableId="1669168040">
    <w:abstractNumId w:val="9"/>
  </w:num>
  <w:num w:numId="35" w16cid:durableId="1508520925">
    <w:abstractNumId w:val="33"/>
  </w:num>
  <w:num w:numId="36" w16cid:durableId="64495719">
    <w:abstractNumId w:val="26"/>
  </w:num>
  <w:num w:numId="37" w16cid:durableId="712732955">
    <w:abstractNumId w:val="35"/>
  </w:num>
  <w:num w:numId="38" w16cid:durableId="1585337289">
    <w:abstractNumId w:val="6"/>
  </w:num>
  <w:num w:numId="39" w16cid:durableId="1817065797">
    <w:abstractNumId w:val="38"/>
  </w:num>
  <w:num w:numId="40" w16cid:durableId="1533616952">
    <w:abstractNumId w:val="24"/>
  </w:num>
  <w:num w:numId="41" w16cid:durableId="1046415421">
    <w:abstractNumId w:val="11"/>
  </w:num>
  <w:num w:numId="42" w16cid:durableId="1796174924">
    <w:abstractNumId w:val="2"/>
  </w:num>
  <w:num w:numId="43" w16cid:durableId="1645117133">
    <w:abstractNumId w:val="27"/>
  </w:num>
  <w:num w:numId="44" w16cid:durableId="96647090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eel, Amanda L.">
    <w15:presenceInfo w15:providerId="AD" w15:userId="S::atheel@anl.gov::6b9e3bdd-c708-49a9-99af-7d145443a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364"/>
    <w:rsid w:val="0000215F"/>
    <w:rsid w:val="0000595B"/>
    <w:rsid w:val="000105BA"/>
    <w:rsid w:val="0001092B"/>
    <w:rsid w:val="00010BC1"/>
    <w:rsid w:val="00016216"/>
    <w:rsid w:val="0002192D"/>
    <w:rsid w:val="00022F60"/>
    <w:rsid w:val="00023932"/>
    <w:rsid w:val="000242D0"/>
    <w:rsid w:val="00026438"/>
    <w:rsid w:val="00026B2C"/>
    <w:rsid w:val="00027FA1"/>
    <w:rsid w:val="00032316"/>
    <w:rsid w:val="00033CE1"/>
    <w:rsid w:val="00035021"/>
    <w:rsid w:val="00035AB2"/>
    <w:rsid w:val="000362A4"/>
    <w:rsid w:val="000368F1"/>
    <w:rsid w:val="000369C9"/>
    <w:rsid w:val="00041F11"/>
    <w:rsid w:val="00043D0F"/>
    <w:rsid w:val="000464E4"/>
    <w:rsid w:val="00046A3E"/>
    <w:rsid w:val="000506D4"/>
    <w:rsid w:val="00057177"/>
    <w:rsid w:val="00057646"/>
    <w:rsid w:val="00057E49"/>
    <w:rsid w:val="00061F12"/>
    <w:rsid w:val="000626A4"/>
    <w:rsid w:val="00062CFB"/>
    <w:rsid w:val="0007482A"/>
    <w:rsid w:val="00081329"/>
    <w:rsid w:val="00081528"/>
    <w:rsid w:val="00081B49"/>
    <w:rsid w:val="00082202"/>
    <w:rsid w:val="00085173"/>
    <w:rsid w:val="0008735D"/>
    <w:rsid w:val="0008755C"/>
    <w:rsid w:val="00087797"/>
    <w:rsid w:val="00091FD8"/>
    <w:rsid w:val="00092F8B"/>
    <w:rsid w:val="00092FB2"/>
    <w:rsid w:val="00094354"/>
    <w:rsid w:val="000957F5"/>
    <w:rsid w:val="00095C4B"/>
    <w:rsid w:val="000A04CF"/>
    <w:rsid w:val="000A15E6"/>
    <w:rsid w:val="000A1F00"/>
    <w:rsid w:val="000A30D5"/>
    <w:rsid w:val="000A423D"/>
    <w:rsid w:val="000A6ECE"/>
    <w:rsid w:val="000A7E9D"/>
    <w:rsid w:val="000B282F"/>
    <w:rsid w:val="000B382E"/>
    <w:rsid w:val="000B49EA"/>
    <w:rsid w:val="000C47F6"/>
    <w:rsid w:val="000D09DC"/>
    <w:rsid w:val="000D5335"/>
    <w:rsid w:val="000D77EC"/>
    <w:rsid w:val="000E37F5"/>
    <w:rsid w:val="000F12BC"/>
    <w:rsid w:val="000F2EB4"/>
    <w:rsid w:val="000F4D5F"/>
    <w:rsid w:val="000F582B"/>
    <w:rsid w:val="000F727C"/>
    <w:rsid w:val="000F7B3A"/>
    <w:rsid w:val="001033B7"/>
    <w:rsid w:val="00103451"/>
    <w:rsid w:val="0010543E"/>
    <w:rsid w:val="00111DBD"/>
    <w:rsid w:val="001126D3"/>
    <w:rsid w:val="00115217"/>
    <w:rsid w:val="00117359"/>
    <w:rsid w:val="0012305E"/>
    <w:rsid w:val="00125995"/>
    <w:rsid w:val="00127E7D"/>
    <w:rsid w:val="0013419C"/>
    <w:rsid w:val="001345FC"/>
    <w:rsid w:val="00136298"/>
    <w:rsid w:val="001458FD"/>
    <w:rsid w:val="0014622F"/>
    <w:rsid w:val="00147140"/>
    <w:rsid w:val="00150BAB"/>
    <w:rsid w:val="00153ED3"/>
    <w:rsid w:val="00170240"/>
    <w:rsid w:val="00171AAE"/>
    <w:rsid w:val="00171B52"/>
    <w:rsid w:val="001729BF"/>
    <w:rsid w:val="00174F1B"/>
    <w:rsid w:val="0017540A"/>
    <w:rsid w:val="00180894"/>
    <w:rsid w:val="00180A9E"/>
    <w:rsid w:val="00180C52"/>
    <w:rsid w:val="00184A9B"/>
    <w:rsid w:val="0019139A"/>
    <w:rsid w:val="00193083"/>
    <w:rsid w:val="00197A08"/>
    <w:rsid w:val="00197DA8"/>
    <w:rsid w:val="001A7969"/>
    <w:rsid w:val="001A7CDE"/>
    <w:rsid w:val="001B16F9"/>
    <w:rsid w:val="001B2580"/>
    <w:rsid w:val="001B4F0F"/>
    <w:rsid w:val="001B720B"/>
    <w:rsid w:val="001B7CB2"/>
    <w:rsid w:val="001C01E4"/>
    <w:rsid w:val="001D1A53"/>
    <w:rsid w:val="001D4C90"/>
    <w:rsid w:val="001D5D4A"/>
    <w:rsid w:val="001D6A5A"/>
    <w:rsid w:val="001D74D9"/>
    <w:rsid w:val="001E0858"/>
    <w:rsid w:val="001E1201"/>
    <w:rsid w:val="001E2537"/>
    <w:rsid w:val="001F42FB"/>
    <w:rsid w:val="001F495E"/>
    <w:rsid w:val="001F5295"/>
    <w:rsid w:val="002012B5"/>
    <w:rsid w:val="002021C3"/>
    <w:rsid w:val="00204F87"/>
    <w:rsid w:val="002058D7"/>
    <w:rsid w:val="00206525"/>
    <w:rsid w:val="00206AB1"/>
    <w:rsid w:val="00207866"/>
    <w:rsid w:val="00212918"/>
    <w:rsid w:val="00213D55"/>
    <w:rsid w:val="002148C6"/>
    <w:rsid w:val="00223E16"/>
    <w:rsid w:val="00227CE7"/>
    <w:rsid w:val="002313D4"/>
    <w:rsid w:val="002331E6"/>
    <w:rsid w:val="00236A8B"/>
    <w:rsid w:val="002421C2"/>
    <w:rsid w:val="00243072"/>
    <w:rsid w:val="002452CC"/>
    <w:rsid w:val="00245D81"/>
    <w:rsid w:val="00252AF1"/>
    <w:rsid w:val="00254D33"/>
    <w:rsid w:val="0025627D"/>
    <w:rsid w:val="0025786B"/>
    <w:rsid w:val="00266B5B"/>
    <w:rsid w:val="00266E51"/>
    <w:rsid w:val="0026729B"/>
    <w:rsid w:val="00272A2A"/>
    <w:rsid w:val="00274299"/>
    <w:rsid w:val="002753EE"/>
    <w:rsid w:val="00277E1C"/>
    <w:rsid w:val="00280C9D"/>
    <w:rsid w:val="00280E19"/>
    <w:rsid w:val="00284549"/>
    <w:rsid w:val="00285CAD"/>
    <w:rsid w:val="0029226B"/>
    <w:rsid w:val="002927BC"/>
    <w:rsid w:val="00293880"/>
    <w:rsid w:val="00293C5D"/>
    <w:rsid w:val="00294290"/>
    <w:rsid w:val="00297CEE"/>
    <w:rsid w:val="002A0E2D"/>
    <w:rsid w:val="002A12AD"/>
    <w:rsid w:val="002A290B"/>
    <w:rsid w:val="002B0465"/>
    <w:rsid w:val="002B063B"/>
    <w:rsid w:val="002B0A0F"/>
    <w:rsid w:val="002B2B5B"/>
    <w:rsid w:val="002B3877"/>
    <w:rsid w:val="002B3FCA"/>
    <w:rsid w:val="002C0F73"/>
    <w:rsid w:val="002C3C94"/>
    <w:rsid w:val="002C4A85"/>
    <w:rsid w:val="002C610E"/>
    <w:rsid w:val="002C6974"/>
    <w:rsid w:val="002D23C7"/>
    <w:rsid w:val="002D5791"/>
    <w:rsid w:val="002E4D28"/>
    <w:rsid w:val="002E51F3"/>
    <w:rsid w:val="002F18A4"/>
    <w:rsid w:val="002F32A9"/>
    <w:rsid w:val="0030133D"/>
    <w:rsid w:val="00305FD6"/>
    <w:rsid w:val="00306477"/>
    <w:rsid w:val="00307C5F"/>
    <w:rsid w:val="00310EE4"/>
    <w:rsid w:val="00315468"/>
    <w:rsid w:val="00315E65"/>
    <w:rsid w:val="00320430"/>
    <w:rsid w:val="00322548"/>
    <w:rsid w:val="0033323E"/>
    <w:rsid w:val="0034458C"/>
    <w:rsid w:val="003465E6"/>
    <w:rsid w:val="00351085"/>
    <w:rsid w:val="00351BF4"/>
    <w:rsid w:val="003537CB"/>
    <w:rsid w:val="00355D78"/>
    <w:rsid w:val="00360348"/>
    <w:rsid w:val="00363616"/>
    <w:rsid w:val="003669B5"/>
    <w:rsid w:val="00373D3A"/>
    <w:rsid w:val="0037491C"/>
    <w:rsid w:val="00374C87"/>
    <w:rsid w:val="0037623B"/>
    <w:rsid w:val="00380688"/>
    <w:rsid w:val="0038124A"/>
    <w:rsid w:val="003840E0"/>
    <w:rsid w:val="003844F3"/>
    <w:rsid w:val="00390453"/>
    <w:rsid w:val="003914B6"/>
    <w:rsid w:val="00394749"/>
    <w:rsid w:val="00395A15"/>
    <w:rsid w:val="003A2364"/>
    <w:rsid w:val="003A2CA7"/>
    <w:rsid w:val="003A3B53"/>
    <w:rsid w:val="003A41AE"/>
    <w:rsid w:val="003B06F5"/>
    <w:rsid w:val="003B2D36"/>
    <w:rsid w:val="003B61D2"/>
    <w:rsid w:val="003B7207"/>
    <w:rsid w:val="003C2D8E"/>
    <w:rsid w:val="003C6471"/>
    <w:rsid w:val="003C736C"/>
    <w:rsid w:val="003D1A0E"/>
    <w:rsid w:val="003D5D02"/>
    <w:rsid w:val="003D6976"/>
    <w:rsid w:val="003E2F13"/>
    <w:rsid w:val="003E3644"/>
    <w:rsid w:val="003E6BCD"/>
    <w:rsid w:val="003F5589"/>
    <w:rsid w:val="00401C84"/>
    <w:rsid w:val="00405F3D"/>
    <w:rsid w:val="00416C14"/>
    <w:rsid w:val="004175B6"/>
    <w:rsid w:val="004219C6"/>
    <w:rsid w:val="00422BAB"/>
    <w:rsid w:val="00423940"/>
    <w:rsid w:val="004259D7"/>
    <w:rsid w:val="004262A9"/>
    <w:rsid w:val="00426579"/>
    <w:rsid w:val="00432D9E"/>
    <w:rsid w:val="00433364"/>
    <w:rsid w:val="0043648B"/>
    <w:rsid w:val="00440047"/>
    <w:rsid w:val="004410AF"/>
    <w:rsid w:val="00443739"/>
    <w:rsid w:val="004505DD"/>
    <w:rsid w:val="00457004"/>
    <w:rsid w:val="00461888"/>
    <w:rsid w:val="00462412"/>
    <w:rsid w:val="00480DE9"/>
    <w:rsid w:val="0048529B"/>
    <w:rsid w:val="00490C8F"/>
    <w:rsid w:val="00494A82"/>
    <w:rsid w:val="0049680D"/>
    <w:rsid w:val="00497461"/>
    <w:rsid w:val="004A1B30"/>
    <w:rsid w:val="004A2989"/>
    <w:rsid w:val="004A4071"/>
    <w:rsid w:val="004A522C"/>
    <w:rsid w:val="004A6A8E"/>
    <w:rsid w:val="004A6E32"/>
    <w:rsid w:val="004B3E29"/>
    <w:rsid w:val="004B448F"/>
    <w:rsid w:val="004B6968"/>
    <w:rsid w:val="004C0074"/>
    <w:rsid w:val="004C10B5"/>
    <w:rsid w:val="004C5E66"/>
    <w:rsid w:val="004C5F5B"/>
    <w:rsid w:val="004C62F3"/>
    <w:rsid w:val="004C7A03"/>
    <w:rsid w:val="004C7B4B"/>
    <w:rsid w:val="004C7FE0"/>
    <w:rsid w:val="004D0E48"/>
    <w:rsid w:val="004D6408"/>
    <w:rsid w:val="004E2EED"/>
    <w:rsid w:val="004E3965"/>
    <w:rsid w:val="004E58A3"/>
    <w:rsid w:val="004F1A35"/>
    <w:rsid w:val="004F3EF0"/>
    <w:rsid w:val="004F6C87"/>
    <w:rsid w:val="004F6E34"/>
    <w:rsid w:val="004F7CCB"/>
    <w:rsid w:val="00500BCB"/>
    <w:rsid w:val="005016CC"/>
    <w:rsid w:val="005024F8"/>
    <w:rsid w:val="0050255C"/>
    <w:rsid w:val="005027D7"/>
    <w:rsid w:val="00504DA6"/>
    <w:rsid w:val="005072DC"/>
    <w:rsid w:val="00512BEA"/>
    <w:rsid w:val="00516557"/>
    <w:rsid w:val="00520CF9"/>
    <w:rsid w:val="00523C68"/>
    <w:rsid w:val="00527995"/>
    <w:rsid w:val="005353A4"/>
    <w:rsid w:val="00543192"/>
    <w:rsid w:val="0054346A"/>
    <w:rsid w:val="00545299"/>
    <w:rsid w:val="00546B3D"/>
    <w:rsid w:val="00551A02"/>
    <w:rsid w:val="00555C17"/>
    <w:rsid w:val="005603A3"/>
    <w:rsid w:val="00560DB1"/>
    <w:rsid w:val="00563FE4"/>
    <w:rsid w:val="00570F5D"/>
    <w:rsid w:val="0057131E"/>
    <w:rsid w:val="00572417"/>
    <w:rsid w:val="005726E0"/>
    <w:rsid w:val="00572D7B"/>
    <w:rsid w:val="005746C8"/>
    <w:rsid w:val="0057716C"/>
    <w:rsid w:val="00581982"/>
    <w:rsid w:val="00582D54"/>
    <w:rsid w:val="00584F49"/>
    <w:rsid w:val="00594C33"/>
    <w:rsid w:val="00595C0D"/>
    <w:rsid w:val="00596D1C"/>
    <w:rsid w:val="005A03FC"/>
    <w:rsid w:val="005A0842"/>
    <w:rsid w:val="005A112F"/>
    <w:rsid w:val="005B225B"/>
    <w:rsid w:val="005B360C"/>
    <w:rsid w:val="005B410D"/>
    <w:rsid w:val="005C0477"/>
    <w:rsid w:val="005C0D35"/>
    <w:rsid w:val="005C3AB8"/>
    <w:rsid w:val="005C43D7"/>
    <w:rsid w:val="005C4414"/>
    <w:rsid w:val="005D1098"/>
    <w:rsid w:val="005D198A"/>
    <w:rsid w:val="005D4D98"/>
    <w:rsid w:val="005D5E1B"/>
    <w:rsid w:val="005D64D8"/>
    <w:rsid w:val="005D677A"/>
    <w:rsid w:val="005E023E"/>
    <w:rsid w:val="005E3E0E"/>
    <w:rsid w:val="005F2BE4"/>
    <w:rsid w:val="005F5C46"/>
    <w:rsid w:val="005F6AD8"/>
    <w:rsid w:val="005F7600"/>
    <w:rsid w:val="00603A69"/>
    <w:rsid w:val="006065FC"/>
    <w:rsid w:val="006103F5"/>
    <w:rsid w:val="00610960"/>
    <w:rsid w:val="00610E52"/>
    <w:rsid w:val="00613087"/>
    <w:rsid w:val="006138D2"/>
    <w:rsid w:val="006139F8"/>
    <w:rsid w:val="00616030"/>
    <w:rsid w:val="006228E1"/>
    <w:rsid w:val="00623771"/>
    <w:rsid w:val="0062690A"/>
    <w:rsid w:val="0063626A"/>
    <w:rsid w:val="00637D19"/>
    <w:rsid w:val="0064298D"/>
    <w:rsid w:val="00644057"/>
    <w:rsid w:val="006444E3"/>
    <w:rsid w:val="006445FC"/>
    <w:rsid w:val="00646CB4"/>
    <w:rsid w:val="00646CC4"/>
    <w:rsid w:val="00651D12"/>
    <w:rsid w:val="006525C5"/>
    <w:rsid w:val="00654E89"/>
    <w:rsid w:val="00655013"/>
    <w:rsid w:val="00655056"/>
    <w:rsid w:val="00655A90"/>
    <w:rsid w:val="00655CDB"/>
    <w:rsid w:val="00657DEB"/>
    <w:rsid w:val="00660DB4"/>
    <w:rsid w:val="0066186E"/>
    <w:rsid w:val="00661ECF"/>
    <w:rsid w:val="006658F7"/>
    <w:rsid w:val="00674A6E"/>
    <w:rsid w:val="0067543B"/>
    <w:rsid w:val="00675C55"/>
    <w:rsid w:val="006775C2"/>
    <w:rsid w:val="006803B2"/>
    <w:rsid w:val="0068071F"/>
    <w:rsid w:val="00685FA9"/>
    <w:rsid w:val="00687AE3"/>
    <w:rsid w:val="0069088D"/>
    <w:rsid w:val="00691057"/>
    <w:rsid w:val="00691585"/>
    <w:rsid w:val="00695447"/>
    <w:rsid w:val="006A04B3"/>
    <w:rsid w:val="006A0FE9"/>
    <w:rsid w:val="006A162C"/>
    <w:rsid w:val="006A4118"/>
    <w:rsid w:val="006A4250"/>
    <w:rsid w:val="006B142E"/>
    <w:rsid w:val="006B149D"/>
    <w:rsid w:val="006B6B89"/>
    <w:rsid w:val="006C0294"/>
    <w:rsid w:val="006C2F04"/>
    <w:rsid w:val="006C7D7D"/>
    <w:rsid w:val="006D0EA4"/>
    <w:rsid w:val="006D742E"/>
    <w:rsid w:val="006D7D61"/>
    <w:rsid w:val="006E0F66"/>
    <w:rsid w:val="006E1163"/>
    <w:rsid w:val="006E134A"/>
    <w:rsid w:val="006E17DD"/>
    <w:rsid w:val="006E36F7"/>
    <w:rsid w:val="006F0981"/>
    <w:rsid w:val="006F16C5"/>
    <w:rsid w:val="006F4C56"/>
    <w:rsid w:val="00700D73"/>
    <w:rsid w:val="00700E6F"/>
    <w:rsid w:val="00705494"/>
    <w:rsid w:val="0070683C"/>
    <w:rsid w:val="007101FE"/>
    <w:rsid w:val="007116D5"/>
    <w:rsid w:val="00712B7F"/>
    <w:rsid w:val="0071633E"/>
    <w:rsid w:val="007229F5"/>
    <w:rsid w:val="007236AD"/>
    <w:rsid w:val="0072508A"/>
    <w:rsid w:val="007404AD"/>
    <w:rsid w:val="00740962"/>
    <w:rsid w:val="00741709"/>
    <w:rsid w:val="00743E87"/>
    <w:rsid w:val="007469AF"/>
    <w:rsid w:val="007518CC"/>
    <w:rsid w:val="00751B89"/>
    <w:rsid w:val="00752860"/>
    <w:rsid w:val="00754A82"/>
    <w:rsid w:val="00755B03"/>
    <w:rsid w:val="00756C30"/>
    <w:rsid w:val="007574A7"/>
    <w:rsid w:val="00757BDF"/>
    <w:rsid w:val="007609BC"/>
    <w:rsid w:val="007615A1"/>
    <w:rsid w:val="00761659"/>
    <w:rsid w:val="00762F43"/>
    <w:rsid w:val="00766301"/>
    <w:rsid w:val="007679E7"/>
    <w:rsid w:val="00767A37"/>
    <w:rsid w:val="0077010D"/>
    <w:rsid w:val="007715B4"/>
    <w:rsid w:val="00772C29"/>
    <w:rsid w:val="00773326"/>
    <w:rsid w:val="00776EB9"/>
    <w:rsid w:val="007775B7"/>
    <w:rsid w:val="007812BD"/>
    <w:rsid w:val="0078193C"/>
    <w:rsid w:val="00781C9A"/>
    <w:rsid w:val="00782376"/>
    <w:rsid w:val="007829CD"/>
    <w:rsid w:val="00783E9B"/>
    <w:rsid w:val="007841E7"/>
    <w:rsid w:val="00787378"/>
    <w:rsid w:val="007936B8"/>
    <w:rsid w:val="00793F3D"/>
    <w:rsid w:val="007973B9"/>
    <w:rsid w:val="007A0302"/>
    <w:rsid w:val="007A0D26"/>
    <w:rsid w:val="007A3313"/>
    <w:rsid w:val="007A52C2"/>
    <w:rsid w:val="007A5C1B"/>
    <w:rsid w:val="007B0554"/>
    <w:rsid w:val="007B3466"/>
    <w:rsid w:val="007C2963"/>
    <w:rsid w:val="007C4B60"/>
    <w:rsid w:val="007C709F"/>
    <w:rsid w:val="007C720D"/>
    <w:rsid w:val="007C776C"/>
    <w:rsid w:val="007D07AD"/>
    <w:rsid w:val="007D7B49"/>
    <w:rsid w:val="007E0181"/>
    <w:rsid w:val="007E37C5"/>
    <w:rsid w:val="007E3CAD"/>
    <w:rsid w:val="007E53A7"/>
    <w:rsid w:val="007E550D"/>
    <w:rsid w:val="007F0B22"/>
    <w:rsid w:val="007F0EE5"/>
    <w:rsid w:val="007F199A"/>
    <w:rsid w:val="007F1D8C"/>
    <w:rsid w:val="007F29CE"/>
    <w:rsid w:val="007F569B"/>
    <w:rsid w:val="007F5B20"/>
    <w:rsid w:val="00805D61"/>
    <w:rsid w:val="008072DF"/>
    <w:rsid w:val="00807F4C"/>
    <w:rsid w:val="00811900"/>
    <w:rsid w:val="0081372B"/>
    <w:rsid w:val="00814107"/>
    <w:rsid w:val="00814AF7"/>
    <w:rsid w:val="00815576"/>
    <w:rsid w:val="0081630D"/>
    <w:rsid w:val="00816C9A"/>
    <w:rsid w:val="00821C35"/>
    <w:rsid w:val="00821E2B"/>
    <w:rsid w:val="00823D70"/>
    <w:rsid w:val="00825CEE"/>
    <w:rsid w:val="008301F5"/>
    <w:rsid w:val="00830EA1"/>
    <w:rsid w:val="0083118E"/>
    <w:rsid w:val="00834854"/>
    <w:rsid w:val="00837F7F"/>
    <w:rsid w:val="008429FD"/>
    <w:rsid w:val="008503FC"/>
    <w:rsid w:val="00850550"/>
    <w:rsid w:val="0085453B"/>
    <w:rsid w:val="00854CC1"/>
    <w:rsid w:val="00856F41"/>
    <w:rsid w:val="00857DA4"/>
    <w:rsid w:val="00863013"/>
    <w:rsid w:val="00865D92"/>
    <w:rsid w:val="00867C6B"/>
    <w:rsid w:val="008709DC"/>
    <w:rsid w:val="0087248F"/>
    <w:rsid w:val="0087255E"/>
    <w:rsid w:val="00873736"/>
    <w:rsid w:val="00873B2B"/>
    <w:rsid w:val="00873F48"/>
    <w:rsid w:val="00874CDB"/>
    <w:rsid w:val="00875ABD"/>
    <w:rsid w:val="00875B4B"/>
    <w:rsid w:val="00877221"/>
    <w:rsid w:val="0088186A"/>
    <w:rsid w:val="00883010"/>
    <w:rsid w:val="008851EA"/>
    <w:rsid w:val="0088639C"/>
    <w:rsid w:val="00886AC5"/>
    <w:rsid w:val="0089261C"/>
    <w:rsid w:val="0089457B"/>
    <w:rsid w:val="00894A82"/>
    <w:rsid w:val="00897768"/>
    <w:rsid w:val="008A1FEC"/>
    <w:rsid w:val="008A3F5E"/>
    <w:rsid w:val="008A4E76"/>
    <w:rsid w:val="008A6292"/>
    <w:rsid w:val="008B07C1"/>
    <w:rsid w:val="008B3A3C"/>
    <w:rsid w:val="008B4AC2"/>
    <w:rsid w:val="008B7404"/>
    <w:rsid w:val="008B7AC3"/>
    <w:rsid w:val="008C1669"/>
    <w:rsid w:val="008C1E4A"/>
    <w:rsid w:val="008C20C6"/>
    <w:rsid w:val="008D18A1"/>
    <w:rsid w:val="008D3C93"/>
    <w:rsid w:val="008F09A1"/>
    <w:rsid w:val="008F3A0C"/>
    <w:rsid w:val="008F6E96"/>
    <w:rsid w:val="00903549"/>
    <w:rsid w:val="009037D5"/>
    <w:rsid w:val="00903DA8"/>
    <w:rsid w:val="00907F25"/>
    <w:rsid w:val="00911B5F"/>
    <w:rsid w:val="0091225A"/>
    <w:rsid w:val="00913881"/>
    <w:rsid w:val="009158DE"/>
    <w:rsid w:val="009207F3"/>
    <w:rsid w:val="00921A78"/>
    <w:rsid w:val="00923B4E"/>
    <w:rsid w:val="00924031"/>
    <w:rsid w:val="00924FDF"/>
    <w:rsid w:val="00925D00"/>
    <w:rsid w:val="00931723"/>
    <w:rsid w:val="00934954"/>
    <w:rsid w:val="00947975"/>
    <w:rsid w:val="0095005C"/>
    <w:rsid w:val="009516CA"/>
    <w:rsid w:val="009550D8"/>
    <w:rsid w:val="00956393"/>
    <w:rsid w:val="00956BBF"/>
    <w:rsid w:val="00957F3A"/>
    <w:rsid w:val="0096024E"/>
    <w:rsid w:val="00960A23"/>
    <w:rsid w:val="00965345"/>
    <w:rsid w:val="00967083"/>
    <w:rsid w:val="009706B0"/>
    <w:rsid w:val="00971151"/>
    <w:rsid w:val="00972FE1"/>
    <w:rsid w:val="009734BA"/>
    <w:rsid w:val="009748DF"/>
    <w:rsid w:val="00975BDF"/>
    <w:rsid w:val="00981FCB"/>
    <w:rsid w:val="0098208E"/>
    <w:rsid w:val="009827DF"/>
    <w:rsid w:val="00986016"/>
    <w:rsid w:val="0099478A"/>
    <w:rsid w:val="00995B90"/>
    <w:rsid w:val="00997047"/>
    <w:rsid w:val="009A201C"/>
    <w:rsid w:val="009A35D2"/>
    <w:rsid w:val="009A5764"/>
    <w:rsid w:val="009A5F81"/>
    <w:rsid w:val="009B1613"/>
    <w:rsid w:val="009B40DF"/>
    <w:rsid w:val="009B6BFA"/>
    <w:rsid w:val="009C2112"/>
    <w:rsid w:val="009C2D2B"/>
    <w:rsid w:val="009C436B"/>
    <w:rsid w:val="009C6288"/>
    <w:rsid w:val="009C6541"/>
    <w:rsid w:val="009C7220"/>
    <w:rsid w:val="009D1357"/>
    <w:rsid w:val="009D3E7D"/>
    <w:rsid w:val="009D50D4"/>
    <w:rsid w:val="009D5193"/>
    <w:rsid w:val="009D6EBB"/>
    <w:rsid w:val="009E3327"/>
    <w:rsid w:val="009E3A56"/>
    <w:rsid w:val="009E6DC3"/>
    <w:rsid w:val="009E7721"/>
    <w:rsid w:val="009E7C03"/>
    <w:rsid w:val="009F0292"/>
    <w:rsid w:val="009F16A5"/>
    <w:rsid w:val="009F1E7D"/>
    <w:rsid w:val="009F216B"/>
    <w:rsid w:val="009F3EB3"/>
    <w:rsid w:val="009F5B3B"/>
    <w:rsid w:val="00A07CD1"/>
    <w:rsid w:val="00A11679"/>
    <w:rsid w:val="00A16EA1"/>
    <w:rsid w:val="00A20FF6"/>
    <w:rsid w:val="00A23EB9"/>
    <w:rsid w:val="00A30D7E"/>
    <w:rsid w:val="00A31DA1"/>
    <w:rsid w:val="00A31F89"/>
    <w:rsid w:val="00A32067"/>
    <w:rsid w:val="00A32FE4"/>
    <w:rsid w:val="00A34666"/>
    <w:rsid w:val="00A34DC4"/>
    <w:rsid w:val="00A35E4E"/>
    <w:rsid w:val="00A40523"/>
    <w:rsid w:val="00A40B28"/>
    <w:rsid w:val="00A40F52"/>
    <w:rsid w:val="00A41422"/>
    <w:rsid w:val="00A42851"/>
    <w:rsid w:val="00A428D9"/>
    <w:rsid w:val="00A43B01"/>
    <w:rsid w:val="00A4625D"/>
    <w:rsid w:val="00A502B3"/>
    <w:rsid w:val="00A5227A"/>
    <w:rsid w:val="00A53424"/>
    <w:rsid w:val="00A54272"/>
    <w:rsid w:val="00A61C65"/>
    <w:rsid w:val="00A651FB"/>
    <w:rsid w:val="00A6684A"/>
    <w:rsid w:val="00A66A52"/>
    <w:rsid w:val="00A7587A"/>
    <w:rsid w:val="00A75A8E"/>
    <w:rsid w:val="00A83540"/>
    <w:rsid w:val="00A84052"/>
    <w:rsid w:val="00A8798D"/>
    <w:rsid w:val="00A87C7A"/>
    <w:rsid w:val="00A96807"/>
    <w:rsid w:val="00AA28C2"/>
    <w:rsid w:val="00AA3B8F"/>
    <w:rsid w:val="00AA3F21"/>
    <w:rsid w:val="00AB2DFB"/>
    <w:rsid w:val="00AB2F3A"/>
    <w:rsid w:val="00AB5098"/>
    <w:rsid w:val="00AB5396"/>
    <w:rsid w:val="00AB6AB8"/>
    <w:rsid w:val="00AB70C4"/>
    <w:rsid w:val="00AC0B70"/>
    <w:rsid w:val="00AC4860"/>
    <w:rsid w:val="00AC744C"/>
    <w:rsid w:val="00AE7899"/>
    <w:rsid w:val="00AE7CC0"/>
    <w:rsid w:val="00AF00C3"/>
    <w:rsid w:val="00AF0E31"/>
    <w:rsid w:val="00B12BAD"/>
    <w:rsid w:val="00B2105A"/>
    <w:rsid w:val="00B2212B"/>
    <w:rsid w:val="00B23866"/>
    <w:rsid w:val="00B341C7"/>
    <w:rsid w:val="00B344A4"/>
    <w:rsid w:val="00B37FB4"/>
    <w:rsid w:val="00B46F57"/>
    <w:rsid w:val="00B50488"/>
    <w:rsid w:val="00B51394"/>
    <w:rsid w:val="00B52824"/>
    <w:rsid w:val="00B57FC7"/>
    <w:rsid w:val="00B606DF"/>
    <w:rsid w:val="00B6393F"/>
    <w:rsid w:val="00B64DE6"/>
    <w:rsid w:val="00B657CB"/>
    <w:rsid w:val="00B65D85"/>
    <w:rsid w:val="00B66940"/>
    <w:rsid w:val="00B67A40"/>
    <w:rsid w:val="00B70518"/>
    <w:rsid w:val="00B70630"/>
    <w:rsid w:val="00B81518"/>
    <w:rsid w:val="00B81DC4"/>
    <w:rsid w:val="00B833D6"/>
    <w:rsid w:val="00B90C67"/>
    <w:rsid w:val="00B93DA8"/>
    <w:rsid w:val="00B95294"/>
    <w:rsid w:val="00B9590C"/>
    <w:rsid w:val="00B96AC5"/>
    <w:rsid w:val="00B97C3D"/>
    <w:rsid w:val="00BA0BDC"/>
    <w:rsid w:val="00BA3EA5"/>
    <w:rsid w:val="00BA6BA0"/>
    <w:rsid w:val="00BB13F6"/>
    <w:rsid w:val="00BB26B4"/>
    <w:rsid w:val="00BB332B"/>
    <w:rsid w:val="00BC084B"/>
    <w:rsid w:val="00BC0958"/>
    <w:rsid w:val="00BC0BAF"/>
    <w:rsid w:val="00BC0CA9"/>
    <w:rsid w:val="00BC1E48"/>
    <w:rsid w:val="00BC2C6A"/>
    <w:rsid w:val="00BC2DB6"/>
    <w:rsid w:val="00BC404F"/>
    <w:rsid w:val="00BC6D67"/>
    <w:rsid w:val="00BC7557"/>
    <w:rsid w:val="00BD1F36"/>
    <w:rsid w:val="00BD47F7"/>
    <w:rsid w:val="00BD51F5"/>
    <w:rsid w:val="00BE3C62"/>
    <w:rsid w:val="00BE68D7"/>
    <w:rsid w:val="00BF11BE"/>
    <w:rsid w:val="00BF1885"/>
    <w:rsid w:val="00BF58AB"/>
    <w:rsid w:val="00C02D27"/>
    <w:rsid w:val="00C04A59"/>
    <w:rsid w:val="00C04BB7"/>
    <w:rsid w:val="00C0511E"/>
    <w:rsid w:val="00C11DD8"/>
    <w:rsid w:val="00C1410D"/>
    <w:rsid w:val="00C15282"/>
    <w:rsid w:val="00C1728C"/>
    <w:rsid w:val="00C21991"/>
    <w:rsid w:val="00C21C51"/>
    <w:rsid w:val="00C23E68"/>
    <w:rsid w:val="00C248B5"/>
    <w:rsid w:val="00C30755"/>
    <w:rsid w:val="00C32083"/>
    <w:rsid w:val="00C3427C"/>
    <w:rsid w:val="00C41B50"/>
    <w:rsid w:val="00C4315A"/>
    <w:rsid w:val="00C4341C"/>
    <w:rsid w:val="00C45351"/>
    <w:rsid w:val="00C47ADD"/>
    <w:rsid w:val="00C47AFD"/>
    <w:rsid w:val="00C521AB"/>
    <w:rsid w:val="00C5537A"/>
    <w:rsid w:val="00C5747F"/>
    <w:rsid w:val="00C5787D"/>
    <w:rsid w:val="00C61DF3"/>
    <w:rsid w:val="00C62E86"/>
    <w:rsid w:val="00C74156"/>
    <w:rsid w:val="00C74B23"/>
    <w:rsid w:val="00C76F88"/>
    <w:rsid w:val="00C8031A"/>
    <w:rsid w:val="00C942AE"/>
    <w:rsid w:val="00C95645"/>
    <w:rsid w:val="00CA2915"/>
    <w:rsid w:val="00CA59BD"/>
    <w:rsid w:val="00CA7463"/>
    <w:rsid w:val="00CB0137"/>
    <w:rsid w:val="00CB6482"/>
    <w:rsid w:val="00CC4070"/>
    <w:rsid w:val="00CC519C"/>
    <w:rsid w:val="00CC52D3"/>
    <w:rsid w:val="00CC7776"/>
    <w:rsid w:val="00CC7829"/>
    <w:rsid w:val="00CC7AAB"/>
    <w:rsid w:val="00CC7C03"/>
    <w:rsid w:val="00CD1485"/>
    <w:rsid w:val="00CD27DA"/>
    <w:rsid w:val="00CD43BD"/>
    <w:rsid w:val="00CD78ED"/>
    <w:rsid w:val="00CE46BC"/>
    <w:rsid w:val="00CE5B70"/>
    <w:rsid w:val="00CE7F2A"/>
    <w:rsid w:val="00CF063A"/>
    <w:rsid w:val="00CF23D3"/>
    <w:rsid w:val="00CF25C0"/>
    <w:rsid w:val="00CF2D42"/>
    <w:rsid w:val="00CF394E"/>
    <w:rsid w:val="00CF44B4"/>
    <w:rsid w:val="00CF6771"/>
    <w:rsid w:val="00D01863"/>
    <w:rsid w:val="00D02CB2"/>
    <w:rsid w:val="00D0593D"/>
    <w:rsid w:val="00D06075"/>
    <w:rsid w:val="00D06A7C"/>
    <w:rsid w:val="00D16B37"/>
    <w:rsid w:val="00D16FA2"/>
    <w:rsid w:val="00D176EF"/>
    <w:rsid w:val="00D179E4"/>
    <w:rsid w:val="00D17A37"/>
    <w:rsid w:val="00D24347"/>
    <w:rsid w:val="00D2732F"/>
    <w:rsid w:val="00D3064D"/>
    <w:rsid w:val="00D3070B"/>
    <w:rsid w:val="00D31D3B"/>
    <w:rsid w:val="00D32342"/>
    <w:rsid w:val="00D32CDC"/>
    <w:rsid w:val="00D340D4"/>
    <w:rsid w:val="00D3671F"/>
    <w:rsid w:val="00D3705A"/>
    <w:rsid w:val="00D438D7"/>
    <w:rsid w:val="00D462A9"/>
    <w:rsid w:val="00D50C9B"/>
    <w:rsid w:val="00D5222A"/>
    <w:rsid w:val="00D5361C"/>
    <w:rsid w:val="00D54EA4"/>
    <w:rsid w:val="00D54FF7"/>
    <w:rsid w:val="00D60435"/>
    <w:rsid w:val="00D61486"/>
    <w:rsid w:val="00D61F93"/>
    <w:rsid w:val="00D623E4"/>
    <w:rsid w:val="00D63310"/>
    <w:rsid w:val="00D64180"/>
    <w:rsid w:val="00D64EF5"/>
    <w:rsid w:val="00D715F1"/>
    <w:rsid w:val="00D721BC"/>
    <w:rsid w:val="00D8055D"/>
    <w:rsid w:val="00D8062D"/>
    <w:rsid w:val="00D83526"/>
    <w:rsid w:val="00D850FA"/>
    <w:rsid w:val="00D85FBA"/>
    <w:rsid w:val="00D9240F"/>
    <w:rsid w:val="00D94903"/>
    <w:rsid w:val="00D952EA"/>
    <w:rsid w:val="00D96365"/>
    <w:rsid w:val="00D97FFE"/>
    <w:rsid w:val="00DA0956"/>
    <w:rsid w:val="00DA2D15"/>
    <w:rsid w:val="00DA349D"/>
    <w:rsid w:val="00DB0497"/>
    <w:rsid w:val="00DB39B5"/>
    <w:rsid w:val="00DC068F"/>
    <w:rsid w:val="00DC0B25"/>
    <w:rsid w:val="00DC0F4B"/>
    <w:rsid w:val="00DC2E91"/>
    <w:rsid w:val="00DC4D99"/>
    <w:rsid w:val="00DC7D05"/>
    <w:rsid w:val="00DD0064"/>
    <w:rsid w:val="00DD02B5"/>
    <w:rsid w:val="00DD08C3"/>
    <w:rsid w:val="00DD44CE"/>
    <w:rsid w:val="00DD6252"/>
    <w:rsid w:val="00DD649C"/>
    <w:rsid w:val="00DE191A"/>
    <w:rsid w:val="00DE22B9"/>
    <w:rsid w:val="00DE2849"/>
    <w:rsid w:val="00DE2E10"/>
    <w:rsid w:val="00DE2F6C"/>
    <w:rsid w:val="00DE32B6"/>
    <w:rsid w:val="00DE3F86"/>
    <w:rsid w:val="00DF11A9"/>
    <w:rsid w:val="00DF1B0A"/>
    <w:rsid w:val="00DF2253"/>
    <w:rsid w:val="00DF767D"/>
    <w:rsid w:val="00DF7BA9"/>
    <w:rsid w:val="00E04828"/>
    <w:rsid w:val="00E04E93"/>
    <w:rsid w:val="00E05A6A"/>
    <w:rsid w:val="00E1270F"/>
    <w:rsid w:val="00E147A7"/>
    <w:rsid w:val="00E165F4"/>
    <w:rsid w:val="00E217CA"/>
    <w:rsid w:val="00E22B21"/>
    <w:rsid w:val="00E240F8"/>
    <w:rsid w:val="00E241ED"/>
    <w:rsid w:val="00E24610"/>
    <w:rsid w:val="00E24A0C"/>
    <w:rsid w:val="00E24F5A"/>
    <w:rsid w:val="00E255A2"/>
    <w:rsid w:val="00E25D62"/>
    <w:rsid w:val="00E2625C"/>
    <w:rsid w:val="00E33D0D"/>
    <w:rsid w:val="00E3612A"/>
    <w:rsid w:val="00E361D8"/>
    <w:rsid w:val="00E3741D"/>
    <w:rsid w:val="00E417C6"/>
    <w:rsid w:val="00E41C0D"/>
    <w:rsid w:val="00E5125A"/>
    <w:rsid w:val="00E54D1A"/>
    <w:rsid w:val="00E560E8"/>
    <w:rsid w:val="00E563E4"/>
    <w:rsid w:val="00E5640B"/>
    <w:rsid w:val="00E56625"/>
    <w:rsid w:val="00E57A94"/>
    <w:rsid w:val="00E62427"/>
    <w:rsid w:val="00E6281F"/>
    <w:rsid w:val="00E82DAD"/>
    <w:rsid w:val="00E83440"/>
    <w:rsid w:val="00E84FC9"/>
    <w:rsid w:val="00E94AA3"/>
    <w:rsid w:val="00E95831"/>
    <w:rsid w:val="00E97974"/>
    <w:rsid w:val="00EA33C5"/>
    <w:rsid w:val="00EA3651"/>
    <w:rsid w:val="00EA3F70"/>
    <w:rsid w:val="00EA757D"/>
    <w:rsid w:val="00EB1481"/>
    <w:rsid w:val="00EB234D"/>
    <w:rsid w:val="00EB7412"/>
    <w:rsid w:val="00EB7428"/>
    <w:rsid w:val="00EB7451"/>
    <w:rsid w:val="00EB7607"/>
    <w:rsid w:val="00EC006E"/>
    <w:rsid w:val="00EC30BB"/>
    <w:rsid w:val="00EC3454"/>
    <w:rsid w:val="00EC5451"/>
    <w:rsid w:val="00EC6DD4"/>
    <w:rsid w:val="00ED12C5"/>
    <w:rsid w:val="00ED1353"/>
    <w:rsid w:val="00ED1FA6"/>
    <w:rsid w:val="00ED33D2"/>
    <w:rsid w:val="00ED4E63"/>
    <w:rsid w:val="00ED6A28"/>
    <w:rsid w:val="00EE046B"/>
    <w:rsid w:val="00EE13B6"/>
    <w:rsid w:val="00EE269A"/>
    <w:rsid w:val="00EE45C8"/>
    <w:rsid w:val="00EE514C"/>
    <w:rsid w:val="00EE5942"/>
    <w:rsid w:val="00EE6D6B"/>
    <w:rsid w:val="00EF7B90"/>
    <w:rsid w:val="00F014FD"/>
    <w:rsid w:val="00F01E84"/>
    <w:rsid w:val="00F03322"/>
    <w:rsid w:val="00F05A11"/>
    <w:rsid w:val="00F05BC8"/>
    <w:rsid w:val="00F07A61"/>
    <w:rsid w:val="00F07FAC"/>
    <w:rsid w:val="00F07FE9"/>
    <w:rsid w:val="00F10216"/>
    <w:rsid w:val="00F105E4"/>
    <w:rsid w:val="00F1061F"/>
    <w:rsid w:val="00F133F5"/>
    <w:rsid w:val="00F16F60"/>
    <w:rsid w:val="00F17475"/>
    <w:rsid w:val="00F17868"/>
    <w:rsid w:val="00F17BBA"/>
    <w:rsid w:val="00F20B6F"/>
    <w:rsid w:val="00F23098"/>
    <w:rsid w:val="00F243F8"/>
    <w:rsid w:val="00F30F98"/>
    <w:rsid w:val="00F31C12"/>
    <w:rsid w:val="00F35259"/>
    <w:rsid w:val="00F37105"/>
    <w:rsid w:val="00F42BE7"/>
    <w:rsid w:val="00F45471"/>
    <w:rsid w:val="00F45B69"/>
    <w:rsid w:val="00F50908"/>
    <w:rsid w:val="00F51393"/>
    <w:rsid w:val="00F52EA1"/>
    <w:rsid w:val="00F559E4"/>
    <w:rsid w:val="00F55D26"/>
    <w:rsid w:val="00F57CBD"/>
    <w:rsid w:val="00F61540"/>
    <w:rsid w:val="00F6219C"/>
    <w:rsid w:val="00F62EF5"/>
    <w:rsid w:val="00F639BA"/>
    <w:rsid w:val="00F67846"/>
    <w:rsid w:val="00F67EB7"/>
    <w:rsid w:val="00F73F0F"/>
    <w:rsid w:val="00F80563"/>
    <w:rsid w:val="00F81522"/>
    <w:rsid w:val="00F83913"/>
    <w:rsid w:val="00F846D8"/>
    <w:rsid w:val="00F96E78"/>
    <w:rsid w:val="00FA34B0"/>
    <w:rsid w:val="00FA4346"/>
    <w:rsid w:val="00FA5D9D"/>
    <w:rsid w:val="00FA5E06"/>
    <w:rsid w:val="00FA620B"/>
    <w:rsid w:val="00FA6A9B"/>
    <w:rsid w:val="00FA6DBE"/>
    <w:rsid w:val="00FA7793"/>
    <w:rsid w:val="00FA7889"/>
    <w:rsid w:val="00FA7CE9"/>
    <w:rsid w:val="00FA7EEA"/>
    <w:rsid w:val="00FB0F3D"/>
    <w:rsid w:val="00FB142E"/>
    <w:rsid w:val="00FB189C"/>
    <w:rsid w:val="00FC061A"/>
    <w:rsid w:val="00FC1BCA"/>
    <w:rsid w:val="00FC49D5"/>
    <w:rsid w:val="00FC5BBD"/>
    <w:rsid w:val="00FC70B8"/>
    <w:rsid w:val="00FC71DE"/>
    <w:rsid w:val="00FD1B64"/>
    <w:rsid w:val="00FE26BF"/>
    <w:rsid w:val="00FE6C91"/>
    <w:rsid w:val="00FE7E04"/>
    <w:rsid w:val="00FF25CE"/>
    <w:rsid w:val="00FF2AA0"/>
    <w:rsid w:val="00FF49AB"/>
    <w:rsid w:val="00FF5F26"/>
    <w:rsid w:val="00FF6D85"/>
    <w:rsid w:val="015D518E"/>
    <w:rsid w:val="03080C6B"/>
    <w:rsid w:val="06871CB2"/>
    <w:rsid w:val="07133400"/>
    <w:rsid w:val="0A256CA2"/>
    <w:rsid w:val="0B730236"/>
    <w:rsid w:val="0B9A4C9A"/>
    <w:rsid w:val="0F728D68"/>
    <w:rsid w:val="0F75355E"/>
    <w:rsid w:val="0FE36CBE"/>
    <w:rsid w:val="11D98E92"/>
    <w:rsid w:val="122135EA"/>
    <w:rsid w:val="141A40B4"/>
    <w:rsid w:val="15F27C90"/>
    <w:rsid w:val="16BE86C0"/>
    <w:rsid w:val="19FC44E2"/>
    <w:rsid w:val="1B1419E2"/>
    <w:rsid w:val="1CB6345F"/>
    <w:rsid w:val="1F06918A"/>
    <w:rsid w:val="1F0CD166"/>
    <w:rsid w:val="2020367B"/>
    <w:rsid w:val="214203BD"/>
    <w:rsid w:val="23C7A93B"/>
    <w:rsid w:val="2506B5A9"/>
    <w:rsid w:val="29ACC00F"/>
    <w:rsid w:val="2A7267A3"/>
    <w:rsid w:val="2AE9E71C"/>
    <w:rsid w:val="31DA38F3"/>
    <w:rsid w:val="32450D7F"/>
    <w:rsid w:val="32DE7A2D"/>
    <w:rsid w:val="358B06F3"/>
    <w:rsid w:val="359C20E4"/>
    <w:rsid w:val="3853E543"/>
    <w:rsid w:val="3B262758"/>
    <w:rsid w:val="3DC50B7D"/>
    <w:rsid w:val="4106494D"/>
    <w:rsid w:val="42588CC6"/>
    <w:rsid w:val="43A16E18"/>
    <w:rsid w:val="457170D2"/>
    <w:rsid w:val="45820982"/>
    <w:rsid w:val="462CDE41"/>
    <w:rsid w:val="492B9BCB"/>
    <w:rsid w:val="4961F667"/>
    <w:rsid w:val="4964B393"/>
    <w:rsid w:val="4A3D65F7"/>
    <w:rsid w:val="54A4F052"/>
    <w:rsid w:val="55B0F094"/>
    <w:rsid w:val="579162D4"/>
    <w:rsid w:val="57FB9E44"/>
    <w:rsid w:val="5905637F"/>
    <w:rsid w:val="5AB4E4DC"/>
    <w:rsid w:val="5CF93B9B"/>
    <w:rsid w:val="5E4305FF"/>
    <w:rsid w:val="5EA9B97F"/>
    <w:rsid w:val="610507CE"/>
    <w:rsid w:val="62B3C868"/>
    <w:rsid w:val="666EBAA4"/>
    <w:rsid w:val="67786713"/>
    <w:rsid w:val="68C1E7AB"/>
    <w:rsid w:val="6963808E"/>
    <w:rsid w:val="69744697"/>
    <w:rsid w:val="6A3301FA"/>
    <w:rsid w:val="6BB54224"/>
    <w:rsid w:val="6BBA225D"/>
    <w:rsid w:val="6DCB378B"/>
    <w:rsid w:val="6E352161"/>
    <w:rsid w:val="7061D4C8"/>
    <w:rsid w:val="7115C963"/>
    <w:rsid w:val="729B83B3"/>
    <w:rsid w:val="77F884BE"/>
    <w:rsid w:val="781B9B6F"/>
    <w:rsid w:val="7934A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8F95"/>
  <w15:chartTrackingRefBased/>
  <w15:docId w15:val="{B62F6078-971A-4FAB-B231-84D2FFA8D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940"/>
  </w:style>
  <w:style w:type="paragraph" w:styleId="Heading1">
    <w:name w:val="heading 1"/>
    <w:basedOn w:val="Normal"/>
    <w:next w:val="Normal"/>
    <w:link w:val="Heading1Char"/>
    <w:uiPriority w:val="9"/>
    <w:qFormat/>
    <w:rsid w:val="00AB2DFB"/>
    <w:pPr>
      <w:pBdr>
        <w:top w:val="single" w:sz="24" w:space="0" w:color="BF9B30"/>
        <w:left w:val="single" w:sz="24" w:space="0" w:color="BF9B30"/>
        <w:bottom w:val="single" w:sz="24" w:space="0" w:color="BF9B30"/>
        <w:right w:val="single" w:sz="24" w:space="0" w:color="BF9B30"/>
      </w:pBdr>
      <w:shd w:val="clear" w:color="auto" w:fill="BF9B30"/>
      <w:spacing w:after="0"/>
      <w:outlineLvl w:val="0"/>
    </w:pPr>
    <w:rPr>
      <w:b/>
      <w:caps/>
      <w:spacing w:val="15"/>
      <w:sz w:val="22"/>
      <w:szCs w:val="22"/>
    </w:rPr>
  </w:style>
  <w:style w:type="paragraph" w:styleId="Heading2">
    <w:name w:val="heading 2"/>
    <w:basedOn w:val="Normal"/>
    <w:next w:val="Normal"/>
    <w:link w:val="Heading2Char"/>
    <w:uiPriority w:val="9"/>
    <w:unhideWhenUsed/>
    <w:qFormat/>
    <w:rsid w:val="00AB2DFB"/>
    <w:pPr>
      <w:pBdr>
        <w:top w:val="single" w:sz="24" w:space="0" w:color="727472"/>
        <w:left w:val="single" w:sz="24" w:space="0" w:color="727472"/>
        <w:bottom w:val="single" w:sz="24" w:space="0" w:color="727472"/>
        <w:right w:val="single" w:sz="24" w:space="0" w:color="727472"/>
      </w:pBdr>
      <w:shd w:val="clear" w:color="auto" w:fill="727472"/>
      <w:spacing w:after="0"/>
      <w:outlineLvl w:val="1"/>
    </w:pPr>
    <w:rPr>
      <w:b/>
      <w:caps/>
      <w:color w:val="FFFFFF" w:themeColor="background1"/>
      <w:spacing w:val="15"/>
    </w:rPr>
  </w:style>
  <w:style w:type="paragraph" w:styleId="Heading3">
    <w:name w:val="heading 3"/>
    <w:basedOn w:val="Normal"/>
    <w:next w:val="Normal"/>
    <w:link w:val="Heading3Char"/>
    <w:uiPriority w:val="9"/>
    <w:unhideWhenUsed/>
    <w:qFormat/>
    <w:rsid w:val="00AB2DFB"/>
    <w:pPr>
      <w:pBdr>
        <w:top w:val="single" w:sz="6" w:space="2" w:color="BF9B30"/>
      </w:pBdr>
      <w:spacing w:before="300" w:after="0"/>
      <w:outlineLvl w:val="2"/>
    </w:pPr>
    <w:rPr>
      <w:caps/>
      <w:spacing w:val="15"/>
    </w:rPr>
  </w:style>
  <w:style w:type="paragraph" w:styleId="Heading4">
    <w:name w:val="heading 4"/>
    <w:basedOn w:val="Normal"/>
    <w:next w:val="Normal"/>
    <w:link w:val="Heading4Char"/>
    <w:uiPriority w:val="9"/>
    <w:unhideWhenUsed/>
    <w:qFormat/>
    <w:rsid w:val="00AB2DFB"/>
    <w:pPr>
      <w:pBdr>
        <w:top w:val="dotted" w:sz="6" w:space="2" w:color="BF9B30"/>
      </w:pBdr>
      <w:spacing w:before="200" w:after="0"/>
      <w:outlineLvl w:val="3"/>
    </w:pPr>
    <w:rPr>
      <w:caps/>
      <w:color w:val="000000" w:themeColor="accent5"/>
      <w:spacing w:val="10"/>
    </w:rPr>
  </w:style>
  <w:style w:type="paragraph" w:styleId="Heading5">
    <w:name w:val="heading 5"/>
    <w:basedOn w:val="Normal"/>
    <w:next w:val="Normal"/>
    <w:link w:val="Heading5Char"/>
    <w:uiPriority w:val="9"/>
    <w:unhideWhenUsed/>
    <w:qFormat/>
    <w:rsid w:val="00AB2DFB"/>
    <w:pPr>
      <w:pBdr>
        <w:bottom w:val="single" w:sz="6" w:space="1" w:color="727472"/>
      </w:pBdr>
      <w:spacing w:before="200" w:after="0"/>
      <w:outlineLvl w:val="4"/>
    </w:pPr>
    <w:rPr>
      <w:caps/>
      <w:color w:val="C49F02" w:themeColor="accent4" w:themeShade="BF"/>
      <w:spacing w:val="10"/>
    </w:rPr>
  </w:style>
  <w:style w:type="paragraph" w:styleId="Heading6">
    <w:name w:val="heading 6"/>
    <w:basedOn w:val="Normal"/>
    <w:next w:val="Normal"/>
    <w:link w:val="Heading6Char"/>
    <w:uiPriority w:val="9"/>
    <w:semiHidden/>
    <w:unhideWhenUsed/>
    <w:qFormat/>
    <w:rsid w:val="00B66940"/>
    <w:pPr>
      <w:pBdr>
        <w:bottom w:val="dotted" w:sz="6" w:space="1" w:color="23AEB7" w:themeColor="accent1"/>
      </w:pBdr>
      <w:spacing w:before="200" w:after="0"/>
      <w:outlineLvl w:val="5"/>
    </w:pPr>
    <w:rPr>
      <w:caps/>
      <w:color w:val="1A8188" w:themeColor="accent1" w:themeShade="BF"/>
      <w:spacing w:val="10"/>
    </w:rPr>
  </w:style>
  <w:style w:type="paragraph" w:styleId="Heading7">
    <w:name w:val="heading 7"/>
    <w:basedOn w:val="Normal"/>
    <w:next w:val="Normal"/>
    <w:link w:val="Heading7Char"/>
    <w:uiPriority w:val="9"/>
    <w:semiHidden/>
    <w:unhideWhenUsed/>
    <w:qFormat/>
    <w:rsid w:val="00B66940"/>
    <w:pPr>
      <w:spacing w:before="200" w:after="0"/>
      <w:outlineLvl w:val="6"/>
    </w:pPr>
    <w:rPr>
      <w:caps/>
      <w:color w:val="1A8188" w:themeColor="accent1" w:themeShade="BF"/>
      <w:spacing w:val="10"/>
    </w:rPr>
  </w:style>
  <w:style w:type="paragraph" w:styleId="Heading8">
    <w:name w:val="heading 8"/>
    <w:basedOn w:val="Normal"/>
    <w:next w:val="Normal"/>
    <w:link w:val="Heading8Char"/>
    <w:uiPriority w:val="9"/>
    <w:semiHidden/>
    <w:unhideWhenUsed/>
    <w:qFormat/>
    <w:rsid w:val="00B6694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66940"/>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D1A0E"/>
    <w:pPr>
      <w:autoSpaceDE w:val="0"/>
      <w:autoSpaceDN w:val="0"/>
      <w:adjustRightInd w:val="0"/>
      <w:spacing w:after="0" w:line="240" w:lineRule="auto"/>
    </w:pPr>
    <w:rPr>
      <w:rFonts w:ascii="Candara" w:hAnsi="Candara" w:cs="Candara"/>
      <w:color w:val="000000"/>
      <w:sz w:val="24"/>
      <w:szCs w:val="24"/>
    </w:rPr>
  </w:style>
  <w:style w:type="character" w:styleId="Hyperlink">
    <w:name w:val="Hyperlink"/>
    <w:basedOn w:val="DefaultParagraphFont"/>
    <w:uiPriority w:val="99"/>
    <w:unhideWhenUsed/>
    <w:rsid w:val="00DE191A"/>
    <w:rPr>
      <w:color w:val="727472" w:themeColor="hyperlink"/>
      <w:u w:val="single"/>
    </w:rPr>
  </w:style>
  <w:style w:type="character" w:styleId="CommentReference">
    <w:name w:val="annotation reference"/>
    <w:basedOn w:val="DefaultParagraphFont"/>
    <w:uiPriority w:val="99"/>
    <w:semiHidden/>
    <w:unhideWhenUsed/>
    <w:rsid w:val="00FB142E"/>
    <w:rPr>
      <w:sz w:val="16"/>
      <w:szCs w:val="16"/>
    </w:rPr>
  </w:style>
  <w:style w:type="paragraph" w:styleId="CommentText">
    <w:name w:val="annotation text"/>
    <w:basedOn w:val="Normal"/>
    <w:link w:val="CommentTextChar"/>
    <w:uiPriority w:val="99"/>
    <w:unhideWhenUsed/>
    <w:rsid w:val="00FB142E"/>
    <w:pPr>
      <w:spacing w:line="240" w:lineRule="auto"/>
    </w:pPr>
  </w:style>
  <w:style w:type="character" w:customStyle="1" w:styleId="CommentTextChar">
    <w:name w:val="Comment Text Char"/>
    <w:basedOn w:val="DefaultParagraphFont"/>
    <w:link w:val="CommentText"/>
    <w:uiPriority w:val="99"/>
    <w:rsid w:val="00FB142E"/>
    <w:rPr>
      <w:sz w:val="20"/>
      <w:szCs w:val="20"/>
    </w:rPr>
  </w:style>
  <w:style w:type="paragraph" w:styleId="CommentSubject">
    <w:name w:val="annotation subject"/>
    <w:basedOn w:val="CommentText"/>
    <w:next w:val="CommentText"/>
    <w:link w:val="CommentSubjectChar"/>
    <w:uiPriority w:val="99"/>
    <w:semiHidden/>
    <w:unhideWhenUsed/>
    <w:rsid w:val="00FB142E"/>
    <w:rPr>
      <w:b/>
      <w:bCs/>
    </w:rPr>
  </w:style>
  <w:style w:type="character" w:customStyle="1" w:styleId="CommentSubjectChar">
    <w:name w:val="Comment Subject Char"/>
    <w:basedOn w:val="CommentTextChar"/>
    <w:link w:val="CommentSubject"/>
    <w:uiPriority w:val="99"/>
    <w:semiHidden/>
    <w:rsid w:val="00FB142E"/>
    <w:rPr>
      <w:b/>
      <w:bCs/>
      <w:sz w:val="20"/>
      <w:szCs w:val="20"/>
    </w:rPr>
  </w:style>
  <w:style w:type="paragraph" w:styleId="BalloonText">
    <w:name w:val="Balloon Text"/>
    <w:basedOn w:val="Normal"/>
    <w:link w:val="BalloonTextChar"/>
    <w:uiPriority w:val="99"/>
    <w:semiHidden/>
    <w:unhideWhenUsed/>
    <w:rsid w:val="00FB14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42E"/>
    <w:rPr>
      <w:rFonts w:ascii="Segoe UI" w:hAnsi="Segoe UI" w:cs="Segoe UI"/>
      <w:sz w:val="18"/>
      <w:szCs w:val="18"/>
    </w:rPr>
  </w:style>
  <w:style w:type="paragraph" w:styleId="Title">
    <w:name w:val="Title"/>
    <w:basedOn w:val="Normal"/>
    <w:next w:val="Normal"/>
    <w:link w:val="TitleChar"/>
    <w:uiPriority w:val="10"/>
    <w:qFormat/>
    <w:rsid w:val="00AB2DFB"/>
    <w:pPr>
      <w:spacing w:before="0" w:after="0"/>
    </w:pPr>
    <w:rPr>
      <w:rFonts w:asciiTheme="majorHAnsi" w:eastAsiaTheme="majorEastAsia" w:hAnsiTheme="majorHAnsi" w:cstheme="majorBidi"/>
      <w:caps/>
      <w:spacing w:val="10"/>
      <w:sz w:val="52"/>
      <w:szCs w:val="52"/>
    </w:rPr>
  </w:style>
  <w:style w:type="character" w:customStyle="1" w:styleId="TitleChar">
    <w:name w:val="Title Char"/>
    <w:basedOn w:val="DefaultParagraphFont"/>
    <w:link w:val="Title"/>
    <w:uiPriority w:val="10"/>
    <w:rsid w:val="00AB2DFB"/>
    <w:rPr>
      <w:rFonts w:asciiTheme="majorHAnsi" w:eastAsiaTheme="majorEastAsia" w:hAnsiTheme="majorHAnsi" w:cstheme="majorBidi"/>
      <w:caps/>
      <w:spacing w:val="10"/>
      <w:sz w:val="52"/>
      <w:szCs w:val="52"/>
    </w:rPr>
  </w:style>
  <w:style w:type="character" w:customStyle="1" w:styleId="Heading1Char">
    <w:name w:val="Heading 1 Char"/>
    <w:basedOn w:val="DefaultParagraphFont"/>
    <w:link w:val="Heading1"/>
    <w:uiPriority w:val="9"/>
    <w:rsid w:val="00AB2DFB"/>
    <w:rPr>
      <w:b/>
      <w:caps/>
      <w:spacing w:val="15"/>
      <w:sz w:val="22"/>
      <w:szCs w:val="22"/>
      <w:shd w:val="clear" w:color="auto" w:fill="BF9B30"/>
    </w:rPr>
  </w:style>
  <w:style w:type="character" w:customStyle="1" w:styleId="Heading2Char">
    <w:name w:val="Heading 2 Char"/>
    <w:basedOn w:val="DefaultParagraphFont"/>
    <w:link w:val="Heading2"/>
    <w:uiPriority w:val="9"/>
    <w:rsid w:val="00AB2DFB"/>
    <w:rPr>
      <w:b/>
      <w:caps/>
      <w:color w:val="FFFFFF" w:themeColor="background1"/>
      <w:spacing w:val="15"/>
      <w:shd w:val="clear" w:color="auto" w:fill="727472"/>
    </w:rPr>
  </w:style>
  <w:style w:type="character" w:customStyle="1" w:styleId="Heading3Char">
    <w:name w:val="Heading 3 Char"/>
    <w:basedOn w:val="DefaultParagraphFont"/>
    <w:link w:val="Heading3"/>
    <w:uiPriority w:val="9"/>
    <w:rsid w:val="00AB2DFB"/>
    <w:rPr>
      <w:caps/>
      <w:spacing w:val="15"/>
    </w:rPr>
  </w:style>
  <w:style w:type="paragraph" w:styleId="TOCHeading">
    <w:name w:val="TOC Heading"/>
    <w:basedOn w:val="Heading1"/>
    <w:next w:val="Normal"/>
    <w:uiPriority w:val="39"/>
    <w:unhideWhenUsed/>
    <w:qFormat/>
    <w:rsid w:val="00B66940"/>
    <w:pPr>
      <w:outlineLvl w:val="9"/>
    </w:pPr>
  </w:style>
  <w:style w:type="paragraph" w:styleId="TOC1">
    <w:name w:val="toc 1"/>
    <w:basedOn w:val="Normal"/>
    <w:next w:val="Normal"/>
    <w:autoRedefine/>
    <w:uiPriority w:val="39"/>
    <w:unhideWhenUsed/>
    <w:rsid w:val="00594C33"/>
    <w:pPr>
      <w:tabs>
        <w:tab w:val="right" w:leader="dot" w:pos="9350"/>
      </w:tabs>
      <w:spacing w:before="0" w:after="0" w:line="240" w:lineRule="auto"/>
    </w:pPr>
    <w:rPr>
      <w:rFonts w:cstheme="minorHAnsi"/>
      <w:b/>
      <w:bCs/>
      <w:caps/>
      <w:u w:val="single"/>
    </w:rPr>
  </w:style>
  <w:style w:type="paragraph" w:styleId="TOC2">
    <w:name w:val="toc 2"/>
    <w:basedOn w:val="Normal"/>
    <w:next w:val="Normal"/>
    <w:autoRedefine/>
    <w:uiPriority w:val="39"/>
    <w:unhideWhenUsed/>
    <w:rsid w:val="00AE7899"/>
    <w:pPr>
      <w:spacing w:after="0"/>
    </w:pPr>
    <w:rPr>
      <w:rFonts w:cstheme="minorHAnsi"/>
      <w:b/>
      <w:bCs/>
      <w:smallCaps/>
    </w:rPr>
  </w:style>
  <w:style w:type="paragraph" w:styleId="TOC3">
    <w:name w:val="toc 3"/>
    <w:basedOn w:val="Normal"/>
    <w:next w:val="Normal"/>
    <w:autoRedefine/>
    <w:uiPriority w:val="39"/>
    <w:unhideWhenUsed/>
    <w:rsid w:val="00AE7899"/>
    <w:pPr>
      <w:spacing w:after="0"/>
    </w:pPr>
    <w:rPr>
      <w:rFonts w:cstheme="minorHAnsi"/>
      <w:smallCaps/>
    </w:rPr>
  </w:style>
  <w:style w:type="paragraph" w:styleId="TOC4">
    <w:name w:val="toc 4"/>
    <w:basedOn w:val="Normal"/>
    <w:next w:val="Normal"/>
    <w:autoRedefine/>
    <w:uiPriority w:val="39"/>
    <w:semiHidden/>
    <w:unhideWhenUsed/>
    <w:rsid w:val="00AE7899"/>
    <w:pPr>
      <w:spacing w:after="0"/>
    </w:pPr>
    <w:rPr>
      <w:rFonts w:cstheme="minorHAnsi"/>
    </w:rPr>
  </w:style>
  <w:style w:type="paragraph" w:styleId="TOC5">
    <w:name w:val="toc 5"/>
    <w:basedOn w:val="Normal"/>
    <w:next w:val="Normal"/>
    <w:autoRedefine/>
    <w:uiPriority w:val="39"/>
    <w:semiHidden/>
    <w:unhideWhenUsed/>
    <w:rsid w:val="00AE7899"/>
    <w:pPr>
      <w:spacing w:after="0"/>
    </w:pPr>
    <w:rPr>
      <w:rFonts w:cstheme="minorHAnsi"/>
    </w:rPr>
  </w:style>
  <w:style w:type="paragraph" w:styleId="TOC6">
    <w:name w:val="toc 6"/>
    <w:basedOn w:val="Normal"/>
    <w:next w:val="Normal"/>
    <w:autoRedefine/>
    <w:uiPriority w:val="39"/>
    <w:semiHidden/>
    <w:unhideWhenUsed/>
    <w:rsid w:val="00AE7899"/>
    <w:pPr>
      <w:spacing w:after="0"/>
    </w:pPr>
    <w:rPr>
      <w:rFonts w:cstheme="minorHAnsi"/>
    </w:rPr>
  </w:style>
  <w:style w:type="paragraph" w:styleId="TOC7">
    <w:name w:val="toc 7"/>
    <w:basedOn w:val="Normal"/>
    <w:next w:val="Normal"/>
    <w:autoRedefine/>
    <w:uiPriority w:val="39"/>
    <w:semiHidden/>
    <w:unhideWhenUsed/>
    <w:rsid w:val="00AE7899"/>
    <w:pPr>
      <w:spacing w:after="0"/>
    </w:pPr>
    <w:rPr>
      <w:rFonts w:cstheme="minorHAnsi"/>
    </w:rPr>
  </w:style>
  <w:style w:type="paragraph" w:styleId="TOC8">
    <w:name w:val="toc 8"/>
    <w:basedOn w:val="Normal"/>
    <w:next w:val="Normal"/>
    <w:autoRedefine/>
    <w:uiPriority w:val="39"/>
    <w:semiHidden/>
    <w:unhideWhenUsed/>
    <w:rsid w:val="00AE7899"/>
    <w:pPr>
      <w:spacing w:after="0"/>
    </w:pPr>
    <w:rPr>
      <w:rFonts w:cstheme="minorHAnsi"/>
    </w:rPr>
  </w:style>
  <w:style w:type="paragraph" w:styleId="TOC9">
    <w:name w:val="toc 9"/>
    <w:basedOn w:val="Normal"/>
    <w:next w:val="Normal"/>
    <w:autoRedefine/>
    <w:uiPriority w:val="39"/>
    <w:semiHidden/>
    <w:unhideWhenUsed/>
    <w:rsid w:val="00AE7899"/>
    <w:pPr>
      <w:spacing w:after="0"/>
    </w:pPr>
    <w:rPr>
      <w:rFonts w:cstheme="minorHAnsi"/>
    </w:rPr>
  </w:style>
  <w:style w:type="paragraph" w:styleId="Header">
    <w:name w:val="header"/>
    <w:basedOn w:val="Normal"/>
    <w:link w:val="HeaderChar"/>
    <w:uiPriority w:val="99"/>
    <w:unhideWhenUsed/>
    <w:rsid w:val="00F30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F98"/>
  </w:style>
  <w:style w:type="paragraph" w:styleId="Footer">
    <w:name w:val="footer"/>
    <w:basedOn w:val="Normal"/>
    <w:link w:val="FooterChar"/>
    <w:uiPriority w:val="99"/>
    <w:unhideWhenUsed/>
    <w:rsid w:val="00F30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F98"/>
  </w:style>
  <w:style w:type="character" w:customStyle="1" w:styleId="Heading4Char">
    <w:name w:val="Heading 4 Char"/>
    <w:basedOn w:val="DefaultParagraphFont"/>
    <w:link w:val="Heading4"/>
    <w:uiPriority w:val="9"/>
    <w:rsid w:val="00AB2DFB"/>
    <w:rPr>
      <w:caps/>
      <w:color w:val="000000" w:themeColor="accent5"/>
      <w:spacing w:val="10"/>
    </w:rPr>
  </w:style>
  <w:style w:type="character" w:customStyle="1" w:styleId="Heading5Char">
    <w:name w:val="Heading 5 Char"/>
    <w:basedOn w:val="DefaultParagraphFont"/>
    <w:link w:val="Heading5"/>
    <w:uiPriority w:val="9"/>
    <w:rsid w:val="00AB2DFB"/>
    <w:rPr>
      <w:caps/>
      <w:color w:val="C49F02" w:themeColor="accent4" w:themeShade="BF"/>
      <w:spacing w:val="10"/>
    </w:rPr>
  </w:style>
  <w:style w:type="character" w:customStyle="1" w:styleId="Heading6Char">
    <w:name w:val="Heading 6 Char"/>
    <w:basedOn w:val="DefaultParagraphFont"/>
    <w:link w:val="Heading6"/>
    <w:uiPriority w:val="9"/>
    <w:semiHidden/>
    <w:rsid w:val="00B66940"/>
    <w:rPr>
      <w:caps/>
      <w:color w:val="1A8188" w:themeColor="accent1" w:themeShade="BF"/>
      <w:spacing w:val="10"/>
    </w:rPr>
  </w:style>
  <w:style w:type="character" w:customStyle="1" w:styleId="Heading7Char">
    <w:name w:val="Heading 7 Char"/>
    <w:basedOn w:val="DefaultParagraphFont"/>
    <w:link w:val="Heading7"/>
    <w:uiPriority w:val="9"/>
    <w:semiHidden/>
    <w:rsid w:val="00B66940"/>
    <w:rPr>
      <w:caps/>
      <w:color w:val="1A8188" w:themeColor="accent1" w:themeShade="BF"/>
      <w:spacing w:val="10"/>
    </w:rPr>
  </w:style>
  <w:style w:type="character" w:customStyle="1" w:styleId="Heading8Char">
    <w:name w:val="Heading 8 Char"/>
    <w:basedOn w:val="DefaultParagraphFont"/>
    <w:link w:val="Heading8"/>
    <w:uiPriority w:val="9"/>
    <w:semiHidden/>
    <w:rsid w:val="00B66940"/>
    <w:rPr>
      <w:caps/>
      <w:spacing w:val="10"/>
      <w:sz w:val="18"/>
      <w:szCs w:val="18"/>
    </w:rPr>
  </w:style>
  <w:style w:type="character" w:customStyle="1" w:styleId="Heading9Char">
    <w:name w:val="Heading 9 Char"/>
    <w:basedOn w:val="DefaultParagraphFont"/>
    <w:link w:val="Heading9"/>
    <w:uiPriority w:val="9"/>
    <w:semiHidden/>
    <w:rsid w:val="00B66940"/>
    <w:rPr>
      <w:i/>
      <w:iCs/>
      <w:caps/>
      <w:spacing w:val="10"/>
      <w:sz w:val="18"/>
      <w:szCs w:val="18"/>
    </w:rPr>
  </w:style>
  <w:style w:type="paragraph" w:styleId="Caption">
    <w:name w:val="caption"/>
    <w:basedOn w:val="Normal"/>
    <w:next w:val="Normal"/>
    <w:uiPriority w:val="35"/>
    <w:semiHidden/>
    <w:unhideWhenUsed/>
    <w:qFormat/>
    <w:rsid w:val="00B66940"/>
    <w:rPr>
      <w:b/>
      <w:bCs/>
      <w:color w:val="1A8188" w:themeColor="accent1" w:themeShade="BF"/>
      <w:sz w:val="16"/>
      <w:szCs w:val="16"/>
    </w:rPr>
  </w:style>
  <w:style w:type="paragraph" w:styleId="Subtitle">
    <w:name w:val="Subtitle"/>
    <w:basedOn w:val="Normal"/>
    <w:next w:val="Normal"/>
    <w:link w:val="SubtitleChar"/>
    <w:uiPriority w:val="11"/>
    <w:qFormat/>
    <w:rsid w:val="00AB2DFB"/>
    <w:pPr>
      <w:spacing w:before="0" w:after="500" w:line="240" w:lineRule="auto"/>
    </w:pPr>
    <w:rPr>
      <w:caps/>
      <w:color w:val="BF9B30"/>
      <w:spacing w:val="10"/>
      <w:sz w:val="21"/>
      <w:szCs w:val="21"/>
    </w:rPr>
  </w:style>
  <w:style w:type="character" w:customStyle="1" w:styleId="SubtitleChar">
    <w:name w:val="Subtitle Char"/>
    <w:basedOn w:val="DefaultParagraphFont"/>
    <w:link w:val="Subtitle"/>
    <w:uiPriority w:val="11"/>
    <w:rsid w:val="00AB2DFB"/>
    <w:rPr>
      <w:caps/>
      <w:color w:val="BF9B30"/>
      <w:spacing w:val="10"/>
      <w:sz w:val="21"/>
      <w:szCs w:val="21"/>
    </w:rPr>
  </w:style>
  <w:style w:type="character" w:styleId="Strong">
    <w:name w:val="Strong"/>
    <w:uiPriority w:val="22"/>
    <w:qFormat/>
    <w:rsid w:val="00FF49AB"/>
    <w:rPr>
      <w:b/>
      <w:bCs/>
    </w:rPr>
  </w:style>
  <w:style w:type="character" w:styleId="Emphasis">
    <w:name w:val="Emphasis"/>
    <w:uiPriority w:val="20"/>
    <w:qFormat/>
    <w:rsid w:val="00AB2DFB"/>
    <w:rPr>
      <w:caps/>
      <w:color w:val="C49F02" w:themeColor="accent4" w:themeShade="BF"/>
      <w:spacing w:val="5"/>
    </w:rPr>
  </w:style>
  <w:style w:type="paragraph" w:styleId="NoSpacing">
    <w:name w:val="No Spacing"/>
    <w:link w:val="NoSpacingChar"/>
    <w:uiPriority w:val="1"/>
    <w:qFormat/>
    <w:rsid w:val="00B66940"/>
    <w:pPr>
      <w:spacing w:after="0" w:line="240" w:lineRule="auto"/>
    </w:pPr>
  </w:style>
  <w:style w:type="paragraph" w:styleId="Quote">
    <w:name w:val="Quote"/>
    <w:basedOn w:val="Normal"/>
    <w:next w:val="Normal"/>
    <w:link w:val="QuoteChar"/>
    <w:uiPriority w:val="29"/>
    <w:qFormat/>
    <w:rsid w:val="00B66940"/>
    <w:rPr>
      <w:i/>
      <w:iCs/>
      <w:sz w:val="24"/>
      <w:szCs w:val="24"/>
    </w:rPr>
  </w:style>
  <w:style w:type="character" w:customStyle="1" w:styleId="QuoteChar">
    <w:name w:val="Quote Char"/>
    <w:basedOn w:val="DefaultParagraphFont"/>
    <w:link w:val="Quote"/>
    <w:uiPriority w:val="29"/>
    <w:rsid w:val="00B66940"/>
    <w:rPr>
      <w:i/>
      <w:iCs/>
      <w:sz w:val="24"/>
      <w:szCs w:val="24"/>
    </w:rPr>
  </w:style>
  <w:style w:type="paragraph" w:styleId="IntenseQuote">
    <w:name w:val="Intense Quote"/>
    <w:basedOn w:val="Normal"/>
    <w:next w:val="Normal"/>
    <w:link w:val="IntenseQuoteChar"/>
    <w:uiPriority w:val="30"/>
    <w:qFormat/>
    <w:rsid w:val="00AB2DFB"/>
    <w:pPr>
      <w:spacing w:before="240" w:after="240" w:line="240" w:lineRule="auto"/>
      <w:ind w:left="1080" w:right="1080"/>
      <w:jc w:val="center"/>
    </w:pPr>
    <w:rPr>
      <w:color w:val="7F7F7F" w:themeColor="accent5" w:themeTint="80"/>
      <w:sz w:val="24"/>
      <w:szCs w:val="24"/>
    </w:rPr>
  </w:style>
  <w:style w:type="character" w:customStyle="1" w:styleId="IntenseQuoteChar">
    <w:name w:val="Intense Quote Char"/>
    <w:basedOn w:val="DefaultParagraphFont"/>
    <w:link w:val="IntenseQuote"/>
    <w:uiPriority w:val="30"/>
    <w:rsid w:val="00AB2DFB"/>
    <w:rPr>
      <w:color w:val="7F7F7F" w:themeColor="accent5" w:themeTint="80"/>
      <w:sz w:val="24"/>
      <w:szCs w:val="24"/>
    </w:rPr>
  </w:style>
  <w:style w:type="character" w:styleId="SubtleEmphasis">
    <w:name w:val="Subtle Emphasis"/>
    <w:uiPriority w:val="19"/>
    <w:qFormat/>
    <w:rsid w:val="00180894"/>
    <w:rPr>
      <w:i/>
      <w:iCs/>
      <w:color w:val="3B3838" w:themeColor="background2" w:themeShade="40"/>
    </w:rPr>
  </w:style>
  <w:style w:type="character" w:styleId="IntenseEmphasis">
    <w:name w:val="Intense Emphasis"/>
    <w:uiPriority w:val="21"/>
    <w:qFormat/>
    <w:rsid w:val="00AB2DFB"/>
    <w:rPr>
      <w:b/>
      <w:bCs/>
      <w:caps/>
      <w:color w:val="836B01" w:themeColor="accent4" w:themeShade="80"/>
      <w:spacing w:val="10"/>
    </w:rPr>
  </w:style>
  <w:style w:type="character" w:styleId="SubtleReference">
    <w:name w:val="Subtle Reference"/>
    <w:uiPriority w:val="31"/>
    <w:qFormat/>
    <w:rsid w:val="00AB2DFB"/>
    <w:rPr>
      <w:b/>
      <w:bCs/>
      <w:color w:val="727472"/>
    </w:rPr>
  </w:style>
  <w:style w:type="character" w:styleId="IntenseReference">
    <w:name w:val="Intense Reference"/>
    <w:uiPriority w:val="32"/>
    <w:qFormat/>
    <w:rsid w:val="00AB2DFB"/>
    <w:rPr>
      <w:b/>
      <w:bCs/>
      <w:i/>
      <w:iCs/>
      <w:caps/>
      <w:color w:val="BF9B30"/>
    </w:rPr>
  </w:style>
  <w:style w:type="character" w:styleId="BookTitle">
    <w:name w:val="Book Title"/>
    <w:uiPriority w:val="33"/>
    <w:qFormat/>
    <w:rsid w:val="00B66940"/>
    <w:rPr>
      <w:b/>
      <w:bCs/>
      <w:i/>
      <w:iCs/>
      <w:spacing w:val="0"/>
    </w:rPr>
  </w:style>
  <w:style w:type="table" w:styleId="GridTable4-Accent1">
    <w:name w:val="Grid Table 4 Accent 1"/>
    <w:basedOn w:val="TableNormal"/>
    <w:uiPriority w:val="49"/>
    <w:rsid w:val="00B66940"/>
    <w:pPr>
      <w:spacing w:after="0" w:line="240" w:lineRule="auto"/>
    </w:pPr>
    <w:tblPr>
      <w:tblStyleRowBandSize w:val="1"/>
      <w:tblStyleColBandSize w:val="1"/>
      <w:tblBorders>
        <w:top w:val="single" w:sz="4" w:space="0" w:color="6BDBE2" w:themeColor="accent1" w:themeTint="99"/>
        <w:left w:val="single" w:sz="4" w:space="0" w:color="6BDBE2" w:themeColor="accent1" w:themeTint="99"/>
        <w:bottom w:val="single" w:sz="4" w:space="0" w:color="6BDBE2" w:themeColor="accent1" w:themeTint="99"/>
        <w:right w:val="single" w:sz="4" w:space="0" w:color="6BDBE2" w:themeColor="accent1" w:themeTint="99"/>
        <w:insideH w:val="single" w:sz="4" w:space="0" w:color="6BDBE2" w:themeColor="accent1" w:themeTint="99"/>
        <w:insideV w:val="single" w:sz="4" w:space="0" w:color="6BDBE2" w:themeColor="accent1" w:themeTint="99"/>
      </w:tblBorders>
    </w:tblPr>
    <w:tblStylePr w:type="firstRow">
      <w:rPr>
        <w:b/>
        <w:bCs/>
        <w:color w:val="FFFFFF" w:themeColor="background1"/>
      </w:rPr>
      <w:tblPr/>
      <w:tcPr>
        <w:tcBorders>
          <w:top w:val="single" w:sz="4" w:space="0" w:color="23AEB7" w:themeColor="accent1"/>
          <w:left w:val="single" w:sz="4" w:space="0" w:color="23AEB7" w:themeColor="accent1"/>
          <w:bottom w:val="single" w:sz="4" w:space="0" w:color="23AEB7" w:themeColor="accent1"/>
          <w:right w:val="single" w:sz="4" w:space="0" w:color="23AEB7" w:themeColor="accent1"/>
          <w:insideH w:val="nil"/>
          <w:insideV w:val="nil"/>
        </w:tcBorders>
        <w:shd w:val="clear" w:color="auto" w:fill="23AEB7" w:themeFill="accent1"/>
      </w:tcPr>
    </w:tblStylePr>
    <w:tblStylePr w:type="lastRow">
      <w:rPr>
        <w:b/>
        <w:bCs/>
      </w:rPr>
      <w:tblPr/>
      <w:tcPr>
        <w:tcBorders>
          <w:top w:val="double" w:sz="4" w:space="0" w:color="23AEB7" w:themeColor="accent1"/>
        </w:tcBorders>
      </w:tcPr>
    </w:tblStylePr>
    <w:tblStylePr w:type="firstCol">
      <w:rPr>
        <w:b/>
        <w:bCs/>
      </w:rPr>
    </w:tblStylePr>
    <w:tblStylePr w:type="lastCol">
      <w:rPr>
        <w:b/>
        <w:bCs/>
      </w:rPr>
    </w:tblStylePr>
    <w:tblStylePr w:type="band1Vert">
      <w:tblPr/>
      <w:tcPr>
        <w:shd w:val="clear" w:color="auto" w:fill="CDF3F5" w:themeFill="accent1" w:themeFillTint="33"/>
      </w:tcPr>
    </w:tblStylePr>
    <w:tblStylePr w:type="band1Horz">
      <w:tblPr/>
      <w:tcPr>
        <w:shd w:val="clear" w:color="auto" w:fill="CDF3F5" w:themeFill="accent1" w:themeFillTint="33"/>
      </w:tcPr>
    </w:tblStylePr>
  </w:style>
  <w:style w:type="table" w:styleId="GridTable2-Accent1">
    <w:name w:val="Grid Table 2 Accent 1"/>
    <w:basedOn w:val="TableNormal"/>
    <w:uiPriority w:val="47"/>
    <w:rsid w:val="00B66940"/>
    <w:pPr>
      <w:spacing w:after="0" w:line="240" w:lineRule="auto"/>
    </w:pPr>
    <w:tblPr>
      <w:tblStyleRowBandSize w:val="1"/>
      <w:tblStyleColBandSize w:val="1"/>
      <w:tblBorders>
        <w:top w:val="single" w:sz="2" w:space="0" w:color="6BDBE2" w:themeColor="accent1" w:themeTint="99"/>
        <w:bottom w:val="single" w:sz="2" w:space="0" w:color="6BDBE2" w:themeColor="accent1" w:themeTint="99"/>
        <w:insideH w:val="single" w:sz="2" w:space="0" w:color="6BDBE2" w:themeColor="accent1" w:themeTint="99"/>
        <w:insideV w:val="single" w:sz="2" w:space="0" w:color="6BDBE2" w:themeColor="accent1" w:themeTint="99"/>
      </w:tblBorders>
    </w:tblPr>
    <w:tblStylePr w:type="firstRow">
      <w:rPr>
        <w:b/>
        <w:bCs/>
      </w:rPr>
      <w:tblPr/>
      <w:tcPr>
        <w:tcBorders>
          <w:top w:val="nil"/>
          <w:bottom w:val="single" w:sz="12" w:space="0" w:color="6BDBE2" w:themeColor="accent1" w:themeTint="99"/>
          <w:insideH w:val="nil"/>
          <w:insideV w:val="nil"/>
        </w:tcBorders>
        <w:shd w:val="clear" w:color="auto" w:fill="FFFFFF" w:themeFill="background1"/>
      </w:tcPr>
    </w:tblStylePr>
    <w:tblStylePr w:type="lastRow">
      <w:rPr>
        <w:b/>
        <w:bCs/>
      </w:rPr>
      <w:tblPr/>
      <w:tcPr>
        <w:tcBorders>
          <w:top w:val="double" w:sz="2" w:space="0" w:color="6BDBE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DF3F5" w:themeFill="accent1" w:themeFillTint="33"/>
      </w:tcPr>
    </w:tblStylePr>
    <w:tblStylePr w:type="band1Horz">
      <w:tblPr/>
      <w:tcPr>
        <w:shd w:val="clear" w:color="auto" w:fill="CDF3F5" w:themeFill="accent1" w:themeFillTint="33"/>
      </w:tcPr>
    </w:tblStylePr>
  </w:style>
  <w:style w:type="paragraph" w:customStyle="1" w:styleId="BodyA">
    <w:name w:val="Body A"/>
    <w:rsid w:val="00B66940"/>
    <w:rPr>
      <w:rFonts w:ascii="Franklin Gothic Book" w:eastAsia="Arial Unicode MS" w:hAnsi="Franklin Gothic Book" w:cs="Arial Unicode MS"/>
      <w:color w:val="000000"/>
      <w:u w:color="000000"/>
      <w14:textOutline w14:w="12700" w14:cap="flat" w14:cmpd="sng" w14:algn="ctr">
        <w14:noFill/>
        <w14:prstDash w14:val="solid"/>
        <w14:miter w14:lim="400000"/>
      </w14:textOutline>
    </w:rPr>
  </w:style>
  <w:style w:type="paragraph" w:customStyle="1" w:styleId="Heading">
    <w:name w:val="Heading"/>
    <w:next w:val="BodyA"/>
    <w:rsid w:val="00B66940"/>
    <w:pPr>
      <w:pBdr>
        <w:top w:val="single" w:sz="24" w:space="0" w:color="E32D91"/>
        <w:left w:val="single" w:sz="24" w:space="0" w:color="E32D91"/>
        <w:bottom w:val="single" w:sz="24" w:space="0" w:color="E32D91"/>
        <w:right w:val="single" w:sz="24" w:space="0" w:color="E32D91"/>
      </w:pBdr>
      <w:shd w:val="clear" w:color="auto" w:fill="E32D91"/>
      <w:spacing w:after="0"/>
      <w:outlineLvl w:val="0"/>
    </w:pPr>
    <w:rPr>
      <w:rFonts w:ascii="Franklin Gothic Book" w:eastAsia="Arial Unicode MS" w:hAnsi="Franklin Gothic Book" w:cs="Arial Unicode MS"/>
      <w:caps/>
      <w:color w:val="FFFFFF"/>
      <w:spacing w:val="15"/>
      <w:sz w:val="22"/>
      <w:szCs w:val="22"/>
      <w:u w:color="FFFFFF"/>
      <w14:textOutline w14:w="12700" w14:cap="flat" w14:cmpd="sng" w14:algn="ctr">
        <w14:noFill/>
        <w14:prstDash w14:val="solid"/>
        <w14:miter w14:lim="400000"/>
      </w14:textOutline>
    </w:rPr>
  </w:style>
  <w:style w:type="character" w:customStyle="1" w:styleId="None">
    <w:name w:val="None"/>
    <w:rsid w:val="00B66940"/>
  </w:style>
  <w:style w:type="character" w:customStyle="1" w:styleId="Hyperlink0">
    <w:name w:val="Hyperlink.0"/>
    <w:basedOn w:val="None"/>
    <w:rsid w:val="00B66940"/>
    <w:rPr>
      <w:rFonts w:ascii="Franklin Gothic Book" w:eastAsia="Franklin Gothic Book" w:hAnsi="Franklin Gothic Book" w:cs="Franklin Gothic Book"/>
      <w:outline w:val="0"/>
      <w:color w:val="50771B"/>
      <w:u w:val="single" w:color="50771B"/>
    </w:rPr>
  </w:style>
  <w:style w:type="paragraph" w:styleId="ListParagraph">
    <w:name w:val="List Paragraph"/>
    <w:uiPriority w:val="34"/>
    <w:qFormat/>
    <w:rsid w:val="00FC71DE"/>
    <w:pPr>
      <w:ind w:left="720"/>
      <w:contextualSpacing/>
    </w:pPr>
  </w:style>
  <w:style w:type="character" w:customStyle="1" w:styleId="Hyperlink1">
    <w:name w:val="Hyperlink.1"/>
    <w:basedOn w:val="None"/>
    <w:rsid w:val="00FC71DE"/>
    <w:rPr>
      <w:rFonts w:ascii="Franklin Gothic Book" w:eastAsia="Franklin Gothic Book" w:hAnsi="Franklin Gothic Book" w:cs="Franklin Gothic Book"/>
      <w:outline w:val="0"/>
      <w:color w:val="50771B"/>
      <w:u w:val="single" w:color="50771B"/>
      <w:lang w:val="en-US"/>
    </w:rPr>
  </w:style>
  <w:style w:type="numbering" w:customStyle="1" w:styleId="ImportedStyle4">
    <w:name w:val="Imported Style 4"/>
    <w:rsid w:val="00FC71DE"/>
    <w:pPr>
      <w:numPr>
        <w:numId w:val="1"/>
      </w:numPr>
    </w:pPr>
  </w:style>
  <w:style w:type="numbering" w:customStyle="1" w:styleId="ImportedStyle5">
    <w:name w:val="Imported Style 5"/>
    <w:rsid w:val="00FC71DE"/>
    <w:pPr>
      <w:numPr>
        <w:numId w:val="2"/>
      </w:numPr>
    </w:pPr>
  </w:style>
  <w:style w:type="numbering" w:customStyle="1" w:styleId="ImportedStyle6">
    <w:name w:val="Imported Style 6"/>
    <w:rsid w:val="00FC71DE"/>
    <w:pPr>
      <w:numPr>
        <w:numId w:val="4"/>
      </w:numPr>
    </w:pPr>
  </w:style>
  <w:style w:type="numbering" w:customStyle="1" w:styleId="ImportedStyle7">
    <w:name w:val="Imported Style 7"/>
    <w:rsid w:val="00A42851"/>
    <w:pPr>
      <w:numPr>
        <w:numId w:val="7"/>
      </w:numPr>
    </w:pPr>
  </w:style>
  <w:style w:type="numbering" w:customStyle="1" w:styleId="ImportedStyle8">
    <w:name w:val="Imported Style 8"/>
    <w:rsid w:val="00A42851"/>
    <w:pPr>
      <w:numPr>
        <w:numId w:val="8"/>
      </w:numPr>
    </w:pPr>
  </w:style>
  <w:style w:type="numbering" w:customStyle="1" w:styleId="ImportedStyle1">
    <w:name w:val="Imported Style 1"/>
    <w:rsid w:val="004A6E32"/>
    <w:pPr>
      <w:numPr>
        <w:numId w:val="9"/>
      </w:numPr>
    </w:pPr>
  </w:style>
  <w:style w:type="paragraph" w:customStyle="1" w:styleId="Body">
    <w:name w:val="Body"/>
    <w:rsid w:val="004A6E32"/>
    <w:pPr>
      <w:spacing w:before="0" w:after="0" w:line="240" w:lineRule="auto"/>
    </w:pPr>
    <w:rPr>
      <w:rFonts w:ascii="Times New Roman" w:eastAsia="Times New Roman" w:hAnsi="Times New Roman" w:cs="Times New Roman"/>
      <w:color w:val="000000"/>
      <w:sz w:val="24"/>
      <w:szCs w:val="24"/>
      <w:u w:color="000000"/>
      <w14:textOutline w14:w="0" w14:cap="flat" w14:cmpd="sng" w14:algn="ctr">
        <w14:noFill/>
        <w14:prstDash w14:val="solid"/>
        <w14:bevel/>
      </w14:textOutline>
    </w:rPr>
  </w:style>
  <w:style w:type="numbering" w:customStyle="1" w:styleId="ImportedStyle2">
    <w:name w:val="Imported Style 2"/>
    <w:rsid w:val="004A6E32"/>
    <w:pPr>
      <w:numPr>
        <w:numId w:val="11"/>
      </w:numPr>
    </w:pPr>
  </w:style>
  <w:style w:type="numbering" w:customStyle="1" w:styleId="ImportedStyle3">
    <w:name w:val="Imported Style 3"/>
    <w:rsid w:val="004A6E32"/>
    <w:pPr>
      <w:numPr>
        <w:numId w:val="13"/>
      </w:numPr>
    </w:pPr>
  </w:style>
  <w:style w:type="table" w:styleId="TableGrid">
    <w:name w:val="Table Grid"/>
    <w:basedOn w:val="TableNormal"/>
    <w:uiPriority w:val="39"/>
    <w:rsid w:val="004333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2D5791"/>
  </w:style>
  <w:style w:type="table" w:styleId="GridTable2-Accent3">
    <w:name w:val="Grid Table 2 Accent 3"/>
    <w:basedOn w:val="TableNormal"/>
    <w:uiPriority w:val="47"/>
    <w:rsid w:val="005F2B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unhideWhenUsed/>
    <w:rsid w:val="003B7207"/>
    <w:rPr>
      <w:color w:val="605E5C"/>
      <w:shd w:val="clear" w:color="auto" w:fill="E1DFDD"/>
    </w:rPr>
  </w:style>
  <w:style w:type="character" w:styleId="Mention">
    <w:name w:val="Mention"/>
    <w:basedOn w:val="DefaultParagraphFont"/>
    <w:uiPriority w:val="99"/>
    <w:unhideWhenUsed/>
    <w:rsid w:val="00D16B37"/>
    <w:rPr>
      <w:color w:val="2B579A"/>
      <w:shd w:val="clear" w:color="auto" w:fill="E1DFDD"/>
    </w:rPr>
  </w:style>
  <w:style w:type="character" w:styleId="FollowedHyperlink">
    <w:name w:val="FollowedHyperlink"/>
    <w:basedOn w:val="DefaultParagraphFont"/>
    <w:uiPriority w:val="99"/>
    <w:semiHidden/>
    <w:unhideWhenUsed/>
    <w:rsid w:val="00907F25"/>
    <w:rPr>
      <w:color w:val="FCD00E" w:themeColor="followedHyperlink"/>
      <w:u w:val="single"/>
    </w:rPr>
  </w:style>
  <w:style w:type="paragraph" w:styleId="Revision">
    <w:name w:val="Revision"/>
    <w:hidden/>
    <w:uiPriority w:val="99"/>
    <w:semiHidden/>
    <w:rsid w:val="00907F25"/>
    <w:pPr>
      <w:spacing w:before="0" w:after="0" w:line="240" w:lineRule="auto"/>
    </w:pPr>
  </w:style>
  <w:style w:type="table" w:styleId="ListTable2-Accent3">
    <w:name w:val="List Table 2 Accent 3"/>
    <w:basedOn w:val="TableNormal"/>
    <w:uiPriority w:val="47"/>
    <w:rsid w:val="001458FD"/>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xmsonormal">
    <w:name w:val="x_msonormal"/>
    <w:basedOn w:val="Normal"/>
    <w:rsid w:val="00236A8B"/>
    <w:pPr>
      <w:spacing w:before="0" w:after="0" w:line="240" w:lineRule="auto"/>
    </w:pPr>
    <w:rPr>
      <w:rFonts w:ascii="Calibri" w:eastAsiaTheme="minorHAnsi" w:hAnsi="Calibri" w:cs="Calibri"/>
      <w:sz w:val="22"/>
      <w:szCs w:val="22"/>
    </w:rPr>
  </w:style>
  <w:style w:type="table" w:styleId="GridTable2">
    <w:name w:val="Grid Table 2"/>
    <w:basedOn w:val="TableNormal"/>
    <w:uiPriority w:val="47"/>
    <w:rsid w:val="007F0B22"/>
    <w:pPr>
      <w:spacing w:after="0" w:line="240" w:lineRule="auto"/>
    </w:pPr>
    <w:tblPr>
      <w:tblStyleRowBandSize w:val="1"/>
      <w:tblStyleColBandSize w:val="1"/>
      <w:tblBorders>
        <w:top w:val="single" w:sz="2" w:space="0" w:color="6BDBE2" w:themeColor="text1" w:themeTint="99"/>
        <w:bottom w:val="single" w:sz="2" w:space="0" w:color="6BDBE2" w:themeColor="text1" w:themeTint="99"/>
        <w:insideH w:val="single" w:sz="2" w:space="0" w:color="6BDBE2" w:themeColor="text1" w:themeTint="99"/>
        <w:insideV w:val="single" w:sz="2" w:space="0" w:color="6BDBE2" w:themeColor="text1" w:themeTint="99"/>
      </w:tblBorders>
    </w:tblPr>
    <w:tblStylePr w:type="firstRow">
      <w:rPr>
        <w:b/>
        <w:bCs/>
      </w:rPr>
      <w:tblPr/>
      <w:tcPr>
        <w:tcBorders>
          <w:top w:val="nil"/>
          <w:bottom w:val="single" w:sz="12" w:space="0" w:color="6BDBE2" w:themeColor="text1" w:themeTint="99"/>
          <w:insideH w:val="nil"/>
          <w:insideV w:val="nil"/>
        </w:tcBorders>
        <w:shd w:val="clear" w:color="auto" w:fill="FFFFFF" w:themeFill="background1"/>
      </w:tcPr>
    </w:tblStylePr>
    <w:tblStylePr w:type="lastRow">
      <w:rPr>
        <w:b/>
        <w:bCs/>
      </w:rPr>
      <w:tblPr/>
      <w:tcPr>
        <w:tcBorders>
          <w:top w:val="double" w:sz="2" w:space="0" w:color="6BDBE2"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DF3F5" w:themeFill="text1" w:themeFillTint="33"/>
      </w:tcPr>
    </w:tblStylePr>
    <w:tblStylePr w:type="band1Horz">
      <w:tblPr/>
      <w:tcPr>
        <w:shd w:val="clear" w:color="auto" w:fill="CDF3F5" w:themeFill="text1" w:themeFillTint="33"/>
      </w:tcPr>
    </w:tblStylePr>
  </w:style>
  <w:style w:type="table" w:styleId="GridTable2-Accent4">
    <w:name w:val="Grid Table 2 Accent 4"/>
    <w:basedOn w:val="TableNormal"/>
    <w:uiPriority w:val="47"/>
    <w:rsid w:val="00C95645"/>
    <w:pPr>
      <w:spacing w:after="0" w:line="240" w:lineRule="auto"/>
    </w:pPr>
    <w:tblPr>
      <w:tblStyleRowBandSize w:val="1"/>
      <w:tblStyleColBandSize w:val="1"/>
      <w:tblBorders>
        <w:top w:val="single" w:sz="2" w:space="0" w:color="FDE26E" w:themeColor="accent4" w:themeTint="99"/>
        <w:bottom w:val="single" w:sz="2" w:space="0" w:color="FDE26E" w:themeColor="accent4" w:themeTint="99"/>
        <w:insideH w:val="single" w:sz="2" w:space="0" w:color="FDE26E" w:themeColor="accent4" w:themeTint="99"/>
        <w:insideV w:val="single" w:sz="2" w:space="0" w:color="FDE26E" w:themeColor="accent4" w:themeTint="99"/>
      </w:tblBorders>
    </w:tblPr>
    <w:tblStylePr w:type="firstRow">
      <w:rPr>
        <w:b/>
        <w:bCs/>
      </w:rPr>
      <w:tblPr/>
      <w:tcPr>
        <w:tcBorders>
          <w:top w:val="nil"/>
          <w:bottom w:val="single" w:sz="12" w:space="0" w:color="FDE26E" w:themeColor="accent4" w:themeTint="99"/>
          <w:insideH w:val="nil"/>
          <w:insideV w:val="nil"/>
        </w:tcBorders>
        <w:shd w:val="clear" w:color="auto" w:fill="FFFFFF" w:themeFill="background1"/>
      </w:tcPr>
    </w:tblStylePr>
    <w:tblStylePr w:type="lastRow">
      <w:rPr>
        <w:b/>
        <w:bCs/>
      </w:rPr>
      <w:tblPr/>
      <w:tcPr>
        <w:tcBorders>
          <w:top w:val="double" w:sz="2" w:space="0" w:color="FDE26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5CE" w:themeFill="accent4" w:themeFillTint="33"/>
      </w:tcPr>
    </w:tblStylePr>
    <w:tblStylePr w:type="band1Horz">
      <w:tblPr/>
      <w:tcPr>
        <w:shd w:val="clear" w:color="auto" w:fill="FEF5CE" w:themeFill="accent4" w:themeFillTint="33"/>
      </w:tcPr>
    </w:tblStylePr>
  </w:style>
  <w:style w:type="table" w:styleId="GridTable4-Accent3">
    <w:name w:val="Grid Table 4 Accent 3"/>
    <w:basedOn w:val="TableNormal"/>
    <w:uiPriority w:val="49"/>
    <w:rsid w:val="00EC30B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CF394E"/>
    <w:pPr>
      <w:spacing w:after="0" w:line="240" w:lineRule="auto"/>
    </w:pPr>
    <w:tblPr>
      <w:tblStyleRowBandSize w:val="1"/>
      <w:tblStyleColBandSize w:val="1"/>
      <w:tblBorders>
        <w:top w:val="single" w:sz="2" w:space="0" w:color="AAABAA" w:themeColor="accent2" w:themeTint="99"/>
        <w:bottom w:val="single" w:sz="2" w:space="0" w:color="AAABAA" w:themeColor="accent2" w:themeTint="99"/>
        <w:insideH w:val="single" w:sz="2" w:space="0" w:color="AAABAA" w:themeColor="accent2" w:themeTint="99"/>
        <w:insideV w:val="single" w:sz="2" w:space="0" w:color="AAABAA" w:themeColor="accent2" w:themeTint="99"/>
      </w:tblBorders>
    </w:tblPr>
    <w:tblStylePr w:type="firstRow">
      <w:rPr>
        <w:b/>
        <w:bCs/>
      </w:rPr>
      <w:tblPr/>
      <w:tcPr>
        <w:tcBorders>
          <w:top w:val="nil"/>
          <w:bottom w:val="single" w:sz="12" w:space="0" w:color="AAABAA" w:themeColor="accent2" w:themeTint="99"/>
          <w:insideH w:val="nil"/>
          <w:insideV w:val="nil"/>
        </w:tcBorders>
        <w:shd w:val="clear" w:color="auto" w:fill="FFFFFF" w:themeFill="background1"/>
      </w:tcPr>
    </w:tblStylePr>
    <w:tblStylePr w:type="lastRow">
      <w:rPr>
        <w:b/>
        <w:bCs/>
      </w:rPr>
      <w:tblPr/>
      <w:tcPr>
        <w:tcBorders>
          <w:top w:val="double" w:sz="2" w:space="0" w:color="AAABA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3E2" w:themeFill="accent2" w:themeFillTint="33"/>
      </w:tcPr>
    </w:tblStylePr>
    <w:tblStylePr w:type="band1Horz">
      <w:tblPr/>
      <w:tcPr>
        <w:shd w:val="clear" w:color="auto" w:fill="E2E3E2" w:themeFill="accent2" w:themeFillTint="33"/>
      </w:tcPr>
    </w:tblStylePr>
  </w:style>
  <w:style w:type="paragraph" w:customStyle="1" w:styleId="TableParagraph">
    <w:name w:val="Table Paragraph"/>
    <w:basedOn w:val="Normal"/>
    <w:uiPriority w:val="1"/>
    <w:qFormat/>
    <w:rsid w:val="00ED4E63"/>
    <w:pPr>
      <w:widowControl w:val="0"/>
      <w:autoSpaceDE w:val="0"/>
      <w:autoSpaceDN w:val="0"/>
      <w:spacing w:before="0" w:after="0" w:line="240" w:lineRule="auto"/>
    </w:pPr>
    <w:rPr>
      <w:rFonts w:ascii="Franklin Gothic Book" w:eastAsia="Franklin Gothic Book" w:hAnsi="Franklin Gothic Book" w:cs="Franklin Gothic Book"/>
      <w:sz w:val="22"/>
      <w:szCs w:val="22"/>
    </w:rPr>
  </w:style>
  <w:style w:type="table" w:styleId="GridTable2-Accent5">
    <w:name w:val="Grid Table 2 Accent 5"/>
    <w:basedOn w:val="TableNormal"/>
    <w:uiPriority w:val="47"/>
    <w:rsid w:val="00B50488"/>
    <w:pPr>
      <w:spacing w:after="0" w:line="240" w:lineRule="auto"/>
    </w:pPr>
    <w:tblPr>
      <w:tblStyleRowBandSize w:val="1"/>
      <w:tblStyleColBandSize w:val="1"/>
      <w:tblBorders>
        <w:top w:val="single" w:sz="2" w:space="0" w:color="666666" w:themeColor="accent5" w:themeTint="99"/>
        <w:bottom w:val="single" w:sz="2" w:space="0" w:color="666666" w:themeColor="accent5" w:themeTint="99"/>
        <w:insideH w:val="single" w:sz="2" w:space="0" w:color="666666" w:themeColor="accent5" w:themeTint="99"/>
        <w:insideV w:val="single" w:sz="2" w:space="0" w:color="666666" w:themeColor="accent5" w:themeTint="99"/>
      </w:tblBorders>
    </w:tblPr>
    <w:tblStylePr w:type="firstRow">
      <w:rPr>
        <w:b/>
        <w:bCs/>
      </w:rPr>
      <w:tblPr/>
      <w:tcPr>
        <w:tcBorders>
          <w:top w:val="nil"/>
          <w:bottom w:val="single" w:sz="12" w:space="0" w:color="666666" w:themeColor="accent5" w:themeTint="99"/>
          <w:insideH w:val="nil"/>
          <w:insideV w:val="nil"/>
        </w:tcBorders>
        <w:shd w:val="clear" w:color="auto" w:fill="FFFFFF" w:themeFill="background1"/>
      </w:tcPr>
    </w:tblStylePr>
    <w:tblStylePr w:type="lastRow">
      <w:rPr>
        <w:b/>
        <w:bCs/>
      </w:rPr>
      <w:tblPr/>
      <w:tcPr>
        <w:tcBorders>
          <w:top w:val="double" w:sz="2" w:space="0" w:color="666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4423">
      <w:bodyDiv w:val="1"/>
      <w:marLeft w:val="0"/>
      <w:marRight w:val="0"/>
      <w:marTop w:val="0"/>
      <w:marBottom w:val="0"/>
      <w:divBdr>
        <w:top w:val="none" w:sz="0" w:space="0" w:color="auto"/>
        <w:left w:val="none" w:sz="0" w:space="0" w:color="auto"/>
        <w:bottom w:val="none" w:sz="0" w:space="0" w:color="auto"/>
        <w:right w:val="none" w:sz="0" w:space="0" w:color="auto"/>
      </w:divBdr>
    </w:div>
    <w:div w:id="266157937">
      <w:bodyDiv w:val="1"/>
      <w:marLeft w:val="0"/>
      <w:marRight w:val="0"/>
      <w:marTop w:val="0"/>
      <w:marBottom w:val="0"/>
      <w:divBdr>
        <w:top w:val="none" w:sz="0" w:space="0" w:color="auto"/>
        <w:left w:val="none" w:sz="0" w:space="0" w:color="auto"/>
        <w:bottom w:val="none" w:sz="0" w:space="0" w:color="auto"/>
        <w:right w:val="none" w:sz="0" w:space="0" w:color="auto"/>
      </w:divBdr>
      <w:divsChild>
        <w:div w:id="1933195245">
          <w:marLeft w:val="0"/>
          <w:marRight w:val="0"/>
          <w:marTop w:val="0"/>
          <w:marBottom w:val="0"/>
          <w:divBdr>
            <w:top w:val="none" w:sz="0" w:space="0" w:color="auto"/>
            <w:left w:val="none" w:sz="0" w:space="0" w:color="auto"/>
            <w:bottom w:val="none" w:sz="0" w:space="0" w:color="auto"/>
            <w:right w:val="none" w:sz="0" w:space="0" w:color="auto"/>
          </w:divBdr>
        </w:div>
      </w:divsChild>
    </w:div>
    <w:div w:id="813375680">
      <w:bodyDiv w:val="1"/>
      <w:marLeft w:val="0"/>
      <w:marRight w:val="0"/>
      <w:marTop w:val="0"/>
      <w:marBottom w:val="0"/>
      <w:divBdr>
        <w:top w:val="none" w:sz="0" w:space="0" w:color="auto"/>
        <w:left w:val="none" w:sz="0" w:space="0" w:color="auto"/>
        <w:bottom w:val="none" w:sz="0" w:space="0" w:color="auto"/>
        <w:right w:val="none" w:sz="0" w:space="0" w:color="auto"/>
      </w:divBdr>
    </w:div>
    <w:div w:id="955021903">
      <w:bodyDiv w:val="1"/>
      <w:marLeft w:val="0"/>
      <w:marRight w:val="0"/>
      <w:marTop w:val="0"/>
      <w:marBottom w:val="0"/>
      <w:divBdr>
        <w:top w:val="none" w:sz="0" w:space="0" w:color="auto"/>
        <w:left w:val="none" w:sz="0" w:space="0" w:color="auto"/>
        <w:bottom w:val="none" w:sz="0" w:space="0" w:color="auto"/>
        <w:right w:val="none" w:sz="0" w:space="0" w:color="auto"/>
      </w:divBdr>
    </w:div>
    <w:div w:id="1106728534">
      <w:bodyDiv w:val="1"/>
      <w:marLeft w:val="0"/>
      <w:marRight w:val="0"/>
      <w:marTop w:val="0"/>
      <w:marBottom w:val="0"/>
      <w:divBdr>
        <w:top w:val="none" w:sz="0" w:space="0" w:color="auto"/>
        <w:left w:val="none" w:sz="0" w:space="0" w:color="auto"/>
        <w:bottom w:val="none" w:sz="0" w:space="0" w:color="auto"/>
        <w:right w:val="none" w:sz="0" w:space="0" w:color="auto"/>
      </w:divBdr>
      <w:divsChild>
        <w:div w:id="200367132">
          <w:marLeft w:val="0"/>
          <w:marRight w:val="0"/>
          <w:marTop w:val="0"/>
          <w:marBottom w:val="0"/>
          <w:divBdr>
            <w:top w:val="none" w:sz="0" w:space="0" w:color="auto"/>
            <w:left w:val="none" w:sz="0" w:space="0" w:color="auto"/>
            <w:bottom w:val="none" w:sz="0" w:space="0" w:color="auto"/>
            <w:right w:val="none" w:sz="0" w:space="0" w:color="auto"/>
          </w:divBdr>
        </w:div>
      </w:divsChild>
    </w:div>
    <w:div w:id="1138958925">
      <w:bodyDiv w:val="1"/>
      <w:marLeft w:val="0"/>
      <w:marRight w:val="0"/>
      <w:marTop w:val="0"/>
      <w:marBottom w:val="0"/>
      <w:divBdr>
        <w:top w:val="none" w:sz="0" w:space="0" w:color="auto"/>
        <w:left w:val="none" w:sz="0" w:space="0" w:color="auto"/>
        <w:bottom w:val="none" w:sz="0" w:space="0" w:color="auto"/>
        <w:right w:val="none" w:sz="0" w:space="0" w:color="auto"/>
      </w:divBdr>
    </w:div>
    <w:div w:id="1279752987">
      <w:bodyDiv w:val="1"/>
      <w:marLeft w:val="0"/>
      <w:marRight w:val="0"/>
      <w:marTop w:val="0"/>
      <w:marBottom w:val="0"/>
      <w:divBdr>
        <w:top w:val="none" w:sz="0" w:space="0" w:color="auto"/>
        <w:left w:val="none" w:sz="0" w:space="0" w:color="auto"/>
        <w:bottom w:val="none" w:sz="0" w:space="0" w:color="auto"/>
        <w:right w:val="none" w:sz="0" w:space="0" w:color="auto"/>
      </w:divBdr>
      <w:divsChild>
        <w:div w:id="1256551691">
          <w:marLeft w:val="0"/>
          <w:marRight w:val="0"/>
          <w:marTop w:val="0"/>
          <w:marBottom w:val="0"/>
          <w:divBdr>
            <w:top w:val="none" w:sz="0" w:space="0" w:color="auto"/>
            <w:left w:val="none" w:sz="0" w:space="0" w:color="auto"/>
            <w:bottom w:val="none" w:sz="0" w:space="0" w:color="auto"/>
            <w:right w:val="none" w:sz="0" w:space="0" w:color="auto"/>
          </w:divBdr>
        </w:div>
      </w:divsChild>
    </w:div>
    <w:div w:id="1366980534">
      <w:bodyDiv w:val="1"/>
      <w:marLeft w:val="0"/>
      <w:marRight w:val="0"/>
      <w:marTop w:val="0"/>
      <w:marBottom w:val="0"/>
      <w:divBdr>
        <w:top w:val="none" w:sz="0" w:space="0" w:color="auto"/>
        <w:left w:val="none" w:sz="0" w:space="0" w:color="auto"/>
        <w:bottom w:val="none" w:sz="0" w:space="0" w:color="auto"/>
        <w:right w:val="none" w:sz="0" w:space="0" w:color="auto"/>
      </w:divBdr>
    </w:div>
    <w:div w:id="1385984726">
      <w:bodyDiv w:val="1"/>
      <w:marLeft w:val="0"/>
      <w:marRight w:val="0"/>
      <w:marTop w:val="0"/>
      <w:marBottom w:val="0"/>
      <w:divBdr>
        <w:top w:val="none" w:sz="0" w:space="0" w:color="auto"/>
        <w:left w:val="none" w:sz="0" w:space="0" w:color="auto"/>
        <w:bottom w:val="none" w:sz="0" w:space="0" w:color="auto"/>
        <w:right w:val="none" w:sz="0" w:space="0" w:color="auto"/>
      </w:divBdr>
    </w:div>
    <w:div w:id="1557619545">
      <w:bodyDiv w:val="1"/>
      <w:marLeft w:val="0"/>
      <w:marRight w:val="0"/>
      <w:marTop w:val="0"/>
      <w:marBottom w:val="0"/>
      <w:divBdr>
        <w:top w:val="none" w:sz="0" w:space="0" w:color="auto"/>
        <w:left w:val="none" w:sz="0" w:space="0" w:color="auto"/>
        <w:bottom w:val="none" w:sz="0" w:space="0" w:color="auto"/>
        <w:right w:val="none" w:sz="0" w:space="0" w:color="auto"/>
      </w:divBdr>
      <w:divsChild>
        <w:div w:id="640958914">
          <w:marLeft w:val="0"/>
          <w:marRight w:val="0"/>
          <w:marTop w:val="0"/>
          <w:marBottom w:val="0"/>
          <w:divBdr>
            <w:top w:val="none" w:sz="0" w:space="0" w:color="auto"/>
            <w:left w:val="none" w:sz="0" w:space="0" w:color="auto"/>
            <w:bottom w:val="none" w:sz="0" w:space="0" w:color="auto"/>
            <w:right w:val="none" w:sz="0" w:space="0" w:color="auto"/>
          </w:divBdr>
        </w:div>
      </w:divsChild>
    </w:div>
    <w:div w:id="1591809383">
      <w:bodyDiv w:val="1"/>
      <w:marLeft w:val="0"/>
      <w:marRight w:val="0"/>
      <w:marTop w:val="0"/>
      <w:marBottom w:val="0"/>
      <w:divBdr>
        <w:top w:val="none" w:sz="0" w:space="0" w:color="auto"/>
        <w:left w:val="none" w:sz="0" w:space="0" w:color="auto"/>
        <w:bottom w:val="none" w:sz="0" w:space="0" w:color="auto"/>
        <w:right w:val="none" w:sz="0" w:space="0" w:color="auto"/>
      </w:divBdr>
    </w:div>
    <w:div w:id="1639799868">
      <w:bodyDiv w:val="1"/>
      <w:marLeft w:val="0"/>
      <w:marRight w:val="0"/>
      <w:marTop w:val="0"/>
      <w:marBottom w:val="0"/>
      <w:divBdr>
        <w:top w:val="none" w:sz="0" w:space="0" w:color="auto"/>
        <w:left w:val="none" w:sz="0" w:space="0" w:color="auto"/>
        <w:bottom w:val="none" w:sz="0" w:space="0" w:color="auto"/>
        <w:right w:val="none" w:sz="0" w:space="0" w:color="auto"/>
      </w:divBdr>
      <w:divsChild>
        <w:div w:id="40400383">
          <w:marLeft w:val="0"/>
          <w:marRight w:val="0"/>
          <w:marTop w:val="0"/>
          <w:marBottom w:val="0"/>
          <w:divBdr>
            <w:top w:val="none" w:sz="0" w:space="0" w:color="auto"/>
            <w:left w:val="none" w:sz="0" w:space="0" w:color="auto"/>
            <w:bottom w:val="none" w:sz="0" w:space="0" w:color="auto"/>
            <w:right w:val="none" w:sz="0" w:space="0" w:color="auto"/>
          </w:divBdr>
        </w:div>
      </w:divsChild>
    </w:div>
    <w:div w:id="2094280070">
      <w:bodyDiv w:val="1"/>
      <w:marLeft w:val="0"/>
      <w:marRight w:val="0"/>
      <w:marTop w:val="0"/>
      <w:marBottom w:val="0"/>
      <w:divBdr>
        <w:top w:val="none" w:sz="0" w:space="0" w:color="auto"/>
        <w:left w:val="none" w:sz="0" w:space="0" w:color="auto"/>
        <w:bottom w:val="none" w:sz="0" w:space="0" w:color="auto"/>
        <w:right w:val="none" w:sz="0" w:space="0" w:color="auto"/>
      </w:divBdr>
      <w:divsChild>
        <w:div w:id="21053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mailto:atheel@anl.gov"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tunnelblick.ne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openvpn.net/community-download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mailto:CyberForceCompetition@anl.gov" TargetMode="Externa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Custom 5">
      <a:dk1>
        <a:srgbClr val="23AEB7"/>
      </a:dk1>
      <a:lt1>
        <a:sysClr val="window" lastClr="FFFFFF"/>
      </a:lt1>
      <a:dk2>
        <a:srgbClr val="23AEB7"/>
      </a:dk2>
      <a:lt2>
        <a:srgbClr val="E7E6E6"/>
      </a:lt2>
      <a:accent1>
        <a:srgbClr val="23AEB7"/>
      </a:accent1>
      <a:accent2>
        <a:srgbClr val="727472"/>
      </a:accent2>
      <a:accent3>
        <a:srgbClr val="A5A5A5"/>
      </a:accent3>
      <a:accent4>
        <a:srgbClr val="FCD00E"/>
      </a:accent4>
      <a:accent5>
        <a:srgbClr val="000000"/>
      </a:accent5>
      <a:accent6>
        <a:srgbClr val="FFFFFF"/>
      </a:accent6>
      <a:hlink>
        <a:srgbClr val="727472"/>
      </a:hlink>
      <a:folHlink>
        <a:srgbClr val="FCD00E"/>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9E3FD0C3FD136A48A44A4EC29EB07A61" ma:contentTypeVersion="6" ma:contentTypeDescription="Create a new document." ma:contentTypeScope="" ma:versionID="297c396d7c59cd8b3a53d8fc188b4173">
  <xsd:schema xmlns:xsd="http://www.w3.org/2001/XMLSchema" xmlns:xs="http://www.w3.org/2001/XMLSchema" xmlns:p="http://schemas.microsoft.com/office/2006/metadata/properties" xmlns:ns2="90bc3d20-02de-4847-bc0a-851570f653a2" targetNamespace="http://schemas.microsoft.com/office/2006/metadata/properties" ma:root="true" ma:fieldsID="dd46f08502c0e9b37e8cfb022b1b10a1" ns2:_="">
    <xsd:import namespace="90bc3d20-02de-4847-bc0a-851570f653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c3d20-02de-4847-bc0a-851570f653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483CC1-1848-4956-A91E-3A36BA7A9E9A}">
  <ds:schemaRefs>
    <ds:schemaRef ds:uri="http://schemas.microsoft.com/sharepoint/v3/contenttype/forms"/>
  </ds:schemaRefs>
</ds:datastoreItem>
</file>

<file path=customXml/itemProps3.xml><?xml version="1.0" encoding="utf-8"?>
<ds:datastoreItem xmlns:ds="http://schemas.openxmlformats.org/officeDocument/2006/customXml" ds:itemID="{A83D1E3E-268B-407F-B546-B4063A2A15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A26EE5-9BAC-49F8-ADC7-039A1F0B245E}">
  <ds:schemaRefs>
    <ds:schemaRef ds:uri="http://schemas.openxmlformats.org/officeDocument/2006/bibliography"/>
  </ds:schemaRefs>
</ds:datastoreItem>
</file>

<file path=customXml/itemProps5.xml><?xml version="1.0" encoding="utf-8"?>
<ds:datastoreItem xmlns:ds="http://schemas.openxmlformats.org/officeDocument/2006/customXml" ds:itemID="{662CCD3F-1F69-4807-9BFF-B3843B5F5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c3d20-02de-4847-bc0a-851570f653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20</Pages>
  <Words>7682</Words>
  <Characters>43789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Overview, Rules, &amp; Scoring</vt:lpstr>
    </vt:vector>
  </TitlesOfParts>
  <Company>PNNL IM Services</Company>
  <LinksUpToDate>false</LinksUpToDate>
  <CharactersWithSpaces>51369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 Rules, &amp; Scoring</dc:title>
  <dc:subject/>
  <dc:creator>Joyce, Amanda L.</dc:creator>
  <cp:keywords/>
  <dc:description/>
  <cp:lastModifiedBy>Theel, Amanda L.</cp:lastModifiedBy>
  <cp:revision>26</cp:revision>
  <cp:lastPrinted>2023-10-13T17:23:00Z</cp:lastPrinted>
  <dcterms:created xsi:type="dcterms:W3CDTF">2024-07-22T15:03:00Z</dcterms:created>
  <dcterms:modified xsi:type="dcterms:W3CDTF">2024-10-18T17:01:00Z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0x0101009E3FD0C3FD136A48A44A4EC29EB07A61</vt:lpwstr>
  </property>
</Properties>
</file>